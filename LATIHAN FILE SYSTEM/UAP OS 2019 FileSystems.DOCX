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843"/>
        <w:gridCol w:w="1463"/>
        <w:gridCol w:w="1054"/>
        <w:gridCol w:w="2725"/>
        <w:gridCol w:w="2336"/>
      </w:tblGrid>
      <w:tr w:rsidR="009C4931" w:rsidRPr="00DE5055" w14:paraId="09F17E62" w14:textId="77777777" w:rsidTr="009C4931">
        <w:trPr>
          <w:cantSplit/>
          <w:trHeight w:val="408"/>
        </w:trPr>
        <w:tc>
          <w:tcPr>
            <w:tcW w:w="5000" w:type="pct"/>
            <w:gridSpan w:val="6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8B20AAF" w14:textId="04038B95" w:rsidR="009C4931" w:rsidRPr="0079373B" w:rsidRDefault="009C4931" w:rsidP="00B15614">
            <w:pPr>
              <w:jc w:val="center"/>
              <w:rPr>
                <w:rFonts w:ascii="Arial" w:hAnsi="Arial" w:cs="Arial"/>
                <w:b/>
              </w:rPr>
            </w:pPr>
            <w:r w:rsidRPr="00DE5055">
              <w:rPr>
                <w:rFonts w:ascii="Arial" w:hAnsi="Arial" w:cs="Arial"/>
                <w:b/>
                <w:lang w:val="id-ID"/>
              </w:rPr>
              <w:t xml:space="preserve">Ujian Akhir Praktikum </w:t>
            </w:r>
            <w:r>
              <w:rPr>
                <w:rFonts w:ascii="Arial" w:hAnsi="Arial" w:cs="Arial"/>
                <w:b/>
              </w:rPr>
              <w:t xml:space="preserve">- </w:t>
            </w:r>
            <w:r w:rsidRPr="00DE5055">
              <w:rPr>
                <w:rFonts w:ascii="Arial" w:hAnsi="Arial" w:cs="Arial"/>
                <w:b/>
                <w:lang w:val="id-ID"/>
              </w:rPr>
              <w:t xml:space="preserve">Semester Ganjil </w:t>
            </w:r>
            <w:r w:rsidR="0079373B">
              <w:rPr>
                <w:rFonts w:ascii="Arial" w:hAnsi="Arial" w:cs="Arial"/>
                <w:b/>
              </w:rPr>
              <w:t>2018</w:t>
            </w:r>
            <w:r w:rsidRPr="00DE5055">
              <w:rPr>
                <w:rFonts w:ascii="Arial" w:hAnsi="Arial" w:cs="Arial"/>
                <w:b/>
                <w:lang w:val="id-ID"/>
              </w:rPr>
              <w:t>/</w:t>
            </w:r>
            <w:r w:rsidR="0079373B">
              <w:rPr>
                <w:rFonts w:ascii="Arial" w:hAnsi="Arial" w:cs="Arial"/>
                <w:b/>
              </w:rPr>
              <w:t>2019</w:t>
            </w:r>
          </w:p>
          <w:p w14:paraId="01508B02" w14:textId="70D1C59A" w:rsidR="009C4931" w:rsidRPr="007F5349" w:rsidRDefault="009C4931" w:rsidP="00B15614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DE5055">
              <w:rPr>
                <w:rFonts w:ascii="Arial" w:hAnsi="Arial" w:cs="Arial"/>
                <w:i/>
                <w:sz w:val="16"/>
                <w:lang w:val="id-ID"/>
              </w:rPr>
              <w:t>Practicum</w:t>
            </w:r>
            <w:proofErr w:type="spellEnd"/>
            <w:r w:rsidRPr="00DE5055">
              <w:rPr>
                <w:rFonts w:ascii="Arial" w:hAnsi="Arial" w:cs="Arial"/>
                <w:i/>
                <w:sz w:val="16"/>
                <w:lang w:val="id-ID"/>
              </w:rPr>
              <w:t xml:space="preserve"> Final </w:t>
            </w:r>
            <w:proofErr w:type="spellStart"/>
            <w:r w:rsidRPr="00DE5055">
              <w:rPr>
                <w:rFonts w:ascii="Arial" w:hAnsi="Arial" w:cs="Arial"/>
                <w:i/>
                <w:sz w:val="16"/>
                <w:lang w:val="id-ID"/>
              </w:rPr>
              <w:t>Exam</w:t>
            </w:r>
            <w:proofErr w:type="spellEnd"/>
            <w:r>
              <w:rPr>
                <w:rFonts w:ascii="Arial" w:hAnsi="Arial" w:cs="Arial"/>
                <w:i/>
                <w:sz w:val="16"/>
              </w:rPr>
              <w:t xml:space="preserve"> - </w:t>
            </w:r>
            <w:proofErr w:type="spellStart"/>
            <w:r w:rsidRPr="00DE5055">
              <w:rPr>
                <w:rFonts w:ascii="Arial" w:hAnsi="Arial" w:cs="Arial"/>
                <w:i/>
                <w:sz w:val="16"/>
                <w:lang w:val="id-ID"/>
              </w:rPr>
              <w:t>Odd</w:t>
            </w:r>
            <w:proofErr w:type="spellEnd"/>
            <w:r w:rsidRPr="00DE5055">
              <w:rPr>
                <w:rFonts w:ascii="Arial" w:hAnsi="Arial" w:cs="Arial"/>
                <w:i/>
                <w:sz w:val="16"/>
                <w:lang w:val="id-ID"/>
              </w:rPr>
              <w:t xml:space="preserve"> Semester </w:t>
            </w:r>
            <w:proofErr w:type="spellStart"/>
            <w:r w:rsidRPr="00DE5055">
              <w:rPr>
                <w:rFonts w:ascii="Arial" w:hAnsi="Arial" w:cs="Arial"/>
                <w:i/>
                <w:sz w:val="16"/>
                <w:lang w:val="id-ID"/>
              </w:rPr>
              <w:t>Year</w:t>
            </w:r>
            <w:proofErr w:type="spellEnd"/>
            <w:r w:rsidRPr="00DE5055">
              <w:rPr>
                <w:rFonts w:ascii="Arial" w:hAnsi="Arial" w:cs="Arial"/>
                <w:i/>
                <w:sz w:val="16"/>
                <w:lang w:val="id-ID"/>
              </w:rPr>
              <w:t xml:space="preserve"> </w:t>
            </w:r>
            <w:r w:rsidR="007F5349">
              <w:rPr>
                <w:rFonts w:ascii="Arial" w:hAnsi="Arial" w:cs="Arial"/>
                <w:i/>
                <w:sz w:val="16"/>
              </w:rPr>
              <w:t>2018</w:t>
            </w:r>
            <w:r w:rsidRPr="00DE5055">
              <w:rPr>
                <w:rFonts w:ascii="Arial" w:hAnsi="Arial" w:cs="Arial"/>
                <w:i/>
                <w:sz w:val="16"/>
                <w:lang w:val="id-ID"/>
              </w:rPr>
              <w:t>/</w:t>
            </w:r>
            <w:r w:rsidR="007F5349">
              <w:rPr>
                <w:rFonts w:ascii="Arial" w:hAnsi="Arial" w:cs="Arial"/>
                <w:i/>
                <w:sz w:val="16"/>
              </w:rPr>
              <w:t>2019</w:t>
            </w:r>
          </w:p>
        </w:tc>
      </w:tr>
      <w:tr w:rsidR="009C4931" w:rsidRPr="00DE5055" w14:paraId="115225D5" w14:textId="77777777" w:rsidTr="0079373B">
        <w:trPr>
          <w:cantSplit/>
          <w:trHeight w:val="512"/>
        </w:trPr>
        <w:tc>
          <w:tcPr>
            <w:tcW w:w="1276" w:type="pct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108A20FD" w14:textId="77777777" w:rsidR="009C4931" w:rsidRDefault="009C4931" w:rsidP="00BE24B4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proofErr w:type="spellStart"/>
            <w:r w:rsidRPr="00DE5055">
              <w:rPr>
                <w:rFonts w:ascii="Arial" w:hAnsi="Arial" w:cs="Arial"/>
                <w:b/>
                <w:sz w:val="20"/>
                <w:lang w:val="id-ID"/>
              </w:rPr>
              <w:t>Matakuliah</w:t>
            </w:r>
            <w:proofErr w:type="spellEnd"/>
          </w:p>
          <w:p w14:paraId="1E204F69" w14:textId="77777777" w:rsidR="009C4931" w:rsidRPr="00BE24B4" w:rsidRDefault="009C4931" w:rsidP="00BE24B4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proofErr w:type="spellStart"/>
            <w:r w:rsidRPr="00DE5055">
              <w:rPr>
                <w:rFonts w:ascii="Arial" w:hAnsi="Arial" w:cs="Arial"/>
                <w:i/>
                <w:sz w:val="16"/>
                <w:lang w:val="id-ID"/>
              </w:rPr>
              <w:t>Subject</w:t>
            </w:r>
            <w:proofErr w:type="spellEnd"/>
          </w:p>
        </w:tc>
        <w:tc>
          <w:tcPr>
            <w:tcW w:w="25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1F7A5150" w14:textId="1CF95AC5" w:rsidR="009C4931" w:rsidRPr="002B7C1C" w:rsidRDefault="00731EA7" w:rsidP="002B7C1C">
            <w:pPr>
              <w:rPr>
                <w:rFonts w:ascii="Arial" w:hAnsi="Arial" w:cs="Arial"/>
                <w:b/>
                <w:sz w:val="20"/>
              </w:rPr>
            </w:pPr>
            <w:r w:rsidRPr="00731EA7">
              <w:rPr>
                <w:rFonts w:ascii="Arial" w:hAnsi="Arial" w:cs="Arial"/>
                <w:b/>
                <w:sz w:val="20"/>
                <w:lang w:val="id-ID"/>
              </w:rPr>
              <w:t>COMP6153</w:t>
            </w:r>
            <w:r w:rsidR="009C4931">
              <w:rPr>
                <w:rFonts w:ascii="Arial" w:hAnsi="Arial" w:cs="Arial"/>
                <w:b/>
                <w:sz w:val="20"/>
              </w:rPr>
              <w:t xml:space="preserve"> - </w:t>
            </w:r>
            <w:proofErr w:type="spellStart"/>
            <w:r w:rsidRPr="00731EA7">
              <w:rPr>
                <w:rFonts w:ascii="Arial" w:hAnsi="Arial" w:cs="Arial"/>
                <w:b/>
                <w:sz w:val="20"/>
                <w:lang w:val="id-ID"/>
              </w:rPr>
              <w:t>Operating</w:t>
            </w:r>
            <w:proofErr w:type="spellEnd"/>
            <w:r w:rsidRPr="00731EA7">
              <w:rPr>
                <w:rFonts w:ascii="Arial" w:hAnsi="Arial" w:cs="Arial"/>
                <w:b/>
                <w:sz w:val="20"/>
                <w:lang w:val="id-ID"/>
              </w:rPr>
              <w:t xml:space="preserve"> System</w:t>
            </w:r>
          </w:p>
        </w:tc>
        <w:tc>
          <w:tcPr>
            <w:tcW w:w="1148" w:type="pct"/>
            <w:vMerge w:val="restart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328E1F43" w14:textId="77777777" w:rsidR="009C4931" w:rsidRPr="00DE5055" w:rsidRDefault="009C4931" w:rsidP="009C4931">
            <w:pPr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344E9BF4" wp14:editId="46C1A792">
                  <wp:extent cx="1371600" cy="99473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94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4931" w:rsidRPr="00DE5055" w14:paraId="2B7E9E9A" w14:textId="77777777" w:rsidTr="0079373B">
        <w:trPr>
          <w:cantSplit/>
          <w:trHeight w:val="435"/>
        </w:trPr>
        <w:tc>
          <w:tcPr>
            <w:tcW w:w="862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178223B7" w14:textId="77777777" w:rsidR="009C4931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 w:rsidRPr="00DE5055">
              <w:rPr>
                <w:rFonts w:ascii="Arial" w:hAnsi="Arial" w:cs="Arial"/>
                <w:b/>
                <w:sz w:val="20"/>
                <w:lang w:val="id-ID"/>
              </w:rPr>
              <w:t>Kelas</w:t>
            </w:r>
          </w:p>
          <w:p w14:paraId="76A0D3F5" w14:textId="77777777" w:rsidR="009C4931" w:rsidRPr="00846123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proofErr w:type="spellStart"/>
            <w:r w:rsidRPr="00DE5055">
              <w:rPr>
                <w:rFonts w:ascii="Arial" w:hAnsi="Arial" w:cs="Arial"/>
                <w:i/>
                <w:sz w:val="16"/>
                <w:lang w:val="id-ID"/>
              </w:rPr>
              <w:t>Class</w:t>
            </w:r>
            <w:proofErr w:type="spellEnd"/>
            <w:r w:rsidRPr="00DE5055">
              <w:rPr>
                <w:rFonts w:ascii="Arial" w:hAnsi="Arial" w:cs="Arial"/>
                <w:b/>
                <w:sz w:val="18"/>
                <w:lang w:val="id-ID"/>
              </w:rPr>
              <w:tab/>
            </w:r>
          </w:p>
        </w:tc>
        <w:tc>
          <w:tcPr>
            <w:tcW w:w="113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04BDA" w14:textId="4B27D9C0" w:rsidR="009C4931" w:rsidRPr="00486A37" w:rsidRDefault="009C4931" w:rsidP="00B15614">
            <w:pPr>
              <w:pStyle w:val="Header"/>
              <w:tabs>
                <w:tab w:val="clear" w:pos="4320"/>
                <w:tab w:val="left" w:pos="1980"/>
              </w:tabs>
              <w:rPr>
                <w:rFonts w:ascii="Tahoma" w:hAnsi="Tahoma" w:cs="Tahoma"/>
                <w:bCs/>
                <w:sz w:val="18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: </w:t>
            </w:r>
            <w:r w:rsidR="000D7339" w:rsidRPr="000D7339">
              <w:rPr>
                <w:rFonts w:ascii="Arial" w:hAnsi="Arial" w:cs="Arial"/>
                <w:b/>
                <w:sz w:val="20"/>
                <w:lang w:val="id-ID"/>
              </w:rPr>
              <w:t>BT01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79AA8C3" w14:textId="77777777" w:rsidR="009C4931" w:rsidRDefault="009C4931" w:rsidP="00846123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 w:rsidRPr="00DE5055">
              <w:rPr>
                <w:rFonts w:ascii="Arial" w:hAnsi="Arial" w:cs="Arial"/>
                <w:b/>
                <w:sz w:val="20"/>
                <w:lang w:val="id-ID"/>
              </w:rPr>
              <w:t>Tanggal</w:t>
            </w:r>
          </w:p>
          <w:p w14:paraId="73490E03" w14:textId="77777777" w:rsidR="009C4931" w:rsidRPr="00846123" w:rsidRDefault="009C4931" w:rsidP="00846123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18"/>
              </w:rPr>
            </w:pPr>
            <w:r w:rsidRPr="00DE5055">
              <w:rPr>
                <w:rFonts w:ascii="Arial" w:hAnsi="Arial" w:cs="Arial"/>
                <w:i/>
                <w:sz w:val="16"/>
                <w:lang w:val="id-ID"/>
              </w:rPr>
              <w:t>Date</w:t>
            </w:r>
          </w:p>
        </w:tc>
        <w:tc>
          <w:tcPr>
            <w:tcW w:w="1339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54AB8CBD" w14:textId="11692928" w:rsidR="009C4931" w:rsidRPr="00486A37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A5C57" w:rsidRPr="00DA5C57">
              <w:rPr>
                <w:rFonts w:ascii="Arial" w:hAnsi="Arial" w:cs="Arial"/>
                <w:b/>
                <w:sz w:val="18"/>
                <w:lang w:val="id-ID"/>
              </w:rPr>
              <w:t>1/12/2019</w:t>
            </w:r>
          </w:p>
        </w:tc>
        <w:tc>
          <w:tcPr>
            <w:tcW w:w="1148" w:type="pct"/>
            <w:vMerge/>
            <w:tcBorders>
              <w:left w:val="nil"/>
              <w:right w:val="double" w:sz="4" w:space="0" w:color="auto"/>
            </w:tcBorders>
          </w:tcPr>
          <w:p w14:paraId="54430E0B" w14:textId="77777777" w:rsidR="009C4931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</w:p>
        </w:tc>
      </w:tr>
      <w:tr w:rsidR="009C4931" w:rsidRPr="00DE5055" w14:paraId="3AEE965B" w14:textId="77777777" w:rsidTr="0079373B">
        <w:trPr>
          <w:cantSplit/>
          <w:trHeight w:val="567"/>
        </w:trPr>
        <w:tc>
          <w:tcPr>
            <w:tcW w:w="862" w:type="pc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33975549" w14:textId="77777777" w:rsidR="009C4931" w:rsidRDefault="009C4931" w:rsidP="00846123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 w:rsidRPr="00D04099">
              <w:rPr>
                <w:rFonts w:ascii="Arial" w:hAnsi="Arial" w:cs="Arial"/>
                <w:b/>
                <w:sz w:val="20"/>
                <w:lang w:val="id-ID"/>
              </w:rPr>
              <w:t>Dosen</w:t>
            </w:r>
          </w:p>
          <w:p w14:paraId="4FAF951B" w14:textId="77777777" w:rsidR="009C4931" w:rsidRPr="00DE5055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proofErr w:type="spellStart"/>
            <w:r w:rsidRPr="00D04099">
              <w:rPr>
                <w:rFonts w:ascii="Arial" w:hAnsi="Arial" w:cs="Arial"/>
                <w:i/>
                <w:sz w:val="16"/>
                <w:lang w:val="id-ID"/>
              </w:rPr>
              <w:t>Lectur</w:t>
            </w:r>
            <w:r>
              <w:rPr>
                <w:rFonts w:ascii="Arial" w:hAnsi="Arial" w:cs="Arial"/>
                <w:i/>
                <w:sz w:val="16"/>
                <w:lang w:val="id-ID"/>
              </w:rPr>
              <w:t>er</w:t>
            </w:r>
            <w:proofErr w:type="spellEnd"/>
          </w:p>
        </w:tc>
        <w:tc>
          <w:tcPr>
            <w:tcW w:w="1133" w:type="pct"/>
            <w:gridSpan w:val="2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1DF80082" w14:textId="4A8777F1" w:rsidR="009C4931" w:rsidRPr="00DE5055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0C2105" w:rsidRPr="000C2105">
              <w:rPr>
                <w:rFonts w:ascii="Arial" w:hAnsi="Arial" w:cs="Arial"/>
                <w:b/>
                <w:sz w:val="18"/>
                <w:lang w:val="id-ID"/>
              </w:rPr>
              <w:t xml:space="preserve">D1279 - Tatang Gunar Setiadji, </w:t>
            </w:r>
            <w:proofErr w:type="spellStart"/>
            <w:r w:rsidR="000C2105" w:rsidRPr="000C2105">
              <w:rPr>
                <w:rFonts w:ascii="Arial" w:hAnsi="Arial" w:cs="Arial"/>
                <w:b/>
                <w:sz w:val="18"/>
                <w:lang w:val="id-ID"/>
              </w:rPr>
              <w:t>M.Eng</w:t>
            </w:r>
            <w:proofErr w:type="spellEnd"/>
            <w:r w:rsidR="000C2105" w:rsidRPr="000C2105">
              <w:rPr>
                <w:rFonts w:ascii="Arial" w:hAnsi="Arial" w:cs="Arial"/>
                <w:b/>
                <w:sz w:val="18"/>
                <w:lang w:val="id-ID"/>
              </w:rPr>
              <w:t>.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4E382A95" w14:textId="77777777" w:rsidR="009C4931" w:rsidRDefault="009C4931" w:rsidP="008C7A38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 w:rsidRPr="00D04099">
              <w:rPr>
                <w:rFonts w:ascii="Arial" w:hAnsi="Arial" w:cs="Arial"/>
                <w:b/>
                <w:sz w:val="20"/>
                <w:lang w:val="id-ID"/>
              </w:rPr>
              <w:t>Waktu</w:t>
            </w:r>
          </w:p>
          <w:p w14:paraId="5BC6682D" w14:textId="77777777" w:rsidR="009C4931" w:rsidRPr="00DE5055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proofErr w:type="spellStart"/>
            <w:r w:rsidRPr="00D04099">
              <w:rPr>
                <w:rFonts w:ascii="Arial" w:hAnsi="Arial" w:cs="Arial"/>
                <w:i/>
                <w:sz w:val="16"/>
                <w:lang w:val="id-ID"/>
              </w:rPr>
              <w:t>Time</w:t>
            </w:r>
            <w:proofErr w:type="spellEnd"/>
          </w:p>
        </w:tc>
        <w:tc>
          <w:tcPr>
            <w:tcW w:w="1339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65975C37" w14:textId="4172F858" w:rsidR="009C4931" w:rsidRPr="00703AED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703AED" w:rsidRPr="00703AED">
              <w:rPr>
                <w:rFonts w:ascii="Arial" w:hAnsi="Arial" w:cs="Arial"/>
                <w:b/>
                <w:sz w:val="18"/>
              </w:rPr>
              <w:t>07.20 - 09.00</w:t>
            </w:r>
          </w:p>
        </w:tc>
        <w:tc>
          <w:tcPr>
            <w:tcW w:w="1148" w:type="pct"/>
            <w:vMerge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7AB989F6" w14:textId="77777777" w:rsidR="009C4931" w:rsidRDefault="009C4931" w:rsidP="00802FB1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</w:p>
        </w:tc>
      </w:tr>
    </w:tbl>
    <w:p w14:paraId="6E0B01CA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334BD659" w14:textId="77777777" w:rsidR="009901F5" w:rsidRPr="00D64B67" w:rsidRDefault="009901F5" w:rsidP="009901F5">
      <w:pPr>
        <w:tabs>
          <w:tab w:val="center" w:pos="4320"/>
          <w:tab w:val="right" w:pos="8640"/>
        </w:tabs>
        <w:ind w:right="212"/>
        <w:jc w:val="both"/>
        <w:rPr>
          <w:b/>
          <w:bCs/>
          <w:lang w:val="id-ID" w:eastAsia="x-none"/>
        </w:rPr>
      </w:pPr>
      <w:r w:rsidRPr="00D64B67">
        <w:rPr>
          <w:b/>
          <w:bCs/>
          <w:lang w:val="id-ID" w:eastAsia="x-none"/>
        </w:rPr>
        <w:t>PERATURAN UJIAN:</w:t>
      </w:r>
    </w:p>
    <w:p w14:paraId="7F6AD3F1" w14:textId="77777777" w:rsidR="009901F5" w:rsidRPr="00D64B67" w:rsidRDefault="009901F5" w:rsidP="009901F5">
      <w:pPr>
        <w:tabs>
          <w:tab w:val="center" w:pos="4320"/>
          <w:tab w:val="right" w:pos="8640"/>
        </w:tabs>
        <w:ind w:right="212"/>
        <w:jc w:val="both"/>
        <w:rPr>
          <w:bCs/>
          <w:i/>
          <w:sz w:val="20"/>
          <w:szCs w:val="20"/>
          <w:lang w:val="id-ID" w:eastAsia="x-none"/>
        </w:rPr>
      </w:pPr>
      <w:proofErr w:type="spellStart"/>
      <w:r w:rsidRPr="00D64B67">
        <w:rPr>
          <w:bCs/>
          <w:i/>
          <w:sz w:val="20"/>
          <w:szCs w:val="20"/>
          <w:lang w:val="id-ID" w:eastAsia="x-none"/>
        </w:rPr>
        <w:t>Exam</w:t>
      </w:r>
      <w:proofErr w:type="spellEnd"/>
      <w:r w:rsidRPr="00D64B67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bCs/>
          <w:i/>
          <w:sz w:val="20"/>
          <w:szCs w:val="20"/>
          <w:lang w:val="id-ID" w:eastAsia="x-none"/>
        </w:rPr>
        <w:t>Regulations</w:t>
      </w:r>
      <w:proofErr w:type="spellEnd"/>
      <w:r w:rsidRPr="00D64B67">
        <w:rPr>
          <w:bCs/>
          <w:i/>
          <w:sz w:val="20"/>
          <w:szCs w:val="20"/>
          <w:lang w:val="id-ID" w:eastAsia="x-none"/>
        </w:rPr>
        <w:t>:</w:t>
      </w:r>
    </w:p>
    <w:p w14:paraId="4051CCEC" w14:textId="77777777" w:rsidR="009901F5" w:rsidRPr="00D64B67" w:rsidRDefault="009901F5" w:rsidP="009901F5">
      <w:pPr>
        <w:numPr>
          <w:ilvl w:val="0"/>
          <w:numId w:val="3"/>
        </w:numPr>
        <w:tabs>
          <w:tab w:val="center" w:pos="0"/>
          <w:tab w:val="right" w:pos="8640"/>
        </w:tabs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 xml:space="preserve">Mahasiswa tidak diperbolehkan membuka </w:t>
      </w:r>
      <w:r w:rsidRPr="00D64B67">
        <w:rPr>
          <w:b/>
          <w:lang w:val="id-ID" w:eastAsia="x-none"/>
        </w:rPr>
        <w:t>BUKU</w:t>
      </w:r>
      <w:r w:rsidRPr="00D64B67">
        <w:rPr>
          <w:lang w:val="id-ID" w:eastAsia="x-none"/>
        </w:rPr>
        <w:t xml:space="preserve"> atau catatan </w:t>
      </w:r>
      <w:proofErr w:type="spellStart"/>
      <w:r w:rsidRPr="00D64B67">
        <w:rPr>
          <w:lang w:val="id-ID" w:eastAsia="x-none"/>
        </w:rPr>
        <w:t>apapun</w:t>
      </w:r>
      <w:proofErr w:type="spellEnd"/>
    </w:p>
    <w:p w14:paraId="1D2F43B1" w14:textId="77777777" w:rsidR="009901F5" w:rsidRPr="00D64B67" w:rsidRDefault="009901F5" w:rsidP="009901F5">
      <w:pPr>
        <w:tabs>
          <w:tab w:val="center" w:pos="0"/>
          <w:tab w:val="left" w:pos="360"/>
          <w:tab w:val="right" w:pos="8640"/>
        </w:tabs>
        <w:ind w:left="340" w:right="212"/>
        <w:jc w:val="both"/>
        <w:rPr>
          <w:bCs/>
          <w:i/>
          <w:sz w:val="20"/>
          <w:szCs w:val="20"/>
          <w:lang w:val="id-ID" w:eastAsia="x-none"/>
        </w:rPr>
      </w:pPr>
      <w:proofErr w:type="spellStart"/>
      <w:r w:rsidRPr="00D64B67">
        <w:rPr>
          <w:bCs/>
          <w:i/>
          <w:sz w:val="20"/>
          <w:szCs w:val="20"/>
          <w:lang w:val="id-ID" w:eastAsia="x-none"/>
        </w:rPr>
        <w:t>Student</w:t>
      </w:r>
      <w:proofErr w:type="spellEnd"/>
      <w:r w:rsidRPr="00D64B67">
        <w:rPr>
          <w:bCs/>
          <w:i/>
          <w:sz w:val="20"/>
          <w:szCs w:val="20"/>
          <w:lang w:val="id-ID" w:eastAsia="x-none"/>
        </w:rPr>
        <w:t xml:space="preserve"> </w:t>
      </w:r>
      <w:r w:rsidRPr="00D64B67">
        <w:rPr>
          <w:bCs/>
          <w:i/>
          <w:sz w:val="20"/>
          <w:szCs w:val="20"/>
          <w:lang w:val="x-none" w:eastAsia="x-none"/>
        </w:rPr>
        <w:t>is</w:t>
      </w:r>
      <w:r w:rsidRPr="00D64B67">
        <w:rPr>
          <w:bCs/>
          <w:i/>
          <w:sz w:val="20"/>
          <w:szCs w:val="20"/>
          <w:lang w:val="id-ID" w:eastAsia="x-none"/>
        </w:rPr>
        <w:t xml:space="preserve"> not </w:t>
      </w:r>
      <w:proofErr w:type="spellStart"/>
      <w:r w:rsidRPr="00D64B67">
        <w:rPr>
          <w:bCs/>
          <w:i/>
          <w:sz w:val="20"/>
          <w:szCs w:val="20"/>
          <w:lang w:val="id-ID" w:eastAsia="x-none"/>
        </w:rPr>
        <w:t>allowed</w:t>
      </w:r>
      <w:proofErr w:type="spellEnd"/>
      <w:r w:rsidRPr="00D64B67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bCs/>
          <w:i/>
          <w:sz w:val="20"/>
          <w:szCs w:val="20"/>
          <w:lang w:val="id-ID" w:eastAsia="x-none"/>
        </w:rPr>
        <w:t>to</w:t>
      </w:r>
      <w:proofErr w:type="spellEnd"/>
      <w:r w:rsidRPr="00D64B67">
        <w:rPr>
          <w:bCs/>
          <w:i/>
          <w:sz w:val="20"/>
          <w:szCs w:val="20"/>
          <w:lang w:val="id-ID" w:eastAsia="x-none"/>
        </w:rPr>
        <w:t xml:space="preserve"> open </w:t>
      </w:r>
      <w:proofErr w:type="spellStart"/>
      <w:r w:rsidRPr="00D64B67">
        <w:rPr>
          <w:bCs/>
          <w:i/>
          <w:sz w:val="20"/>
          <w:szCs w:val="20"/>
          <w:lang w:val="id-ID" w:eastAsia="x-none"/>
        </w:rPr>
        <w:t>or</w:t>
      </w:r>
      <w:proofErr w:type="spellEnd"/>
      <w:r w:rsidRPr="00D64B67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bCs/>
          <w:i/>
          <w:sz w:val="20"/>
          <w:szCs w:val="20"/>
          <w:lang w:val="id-ID" w:eastAsia="x-none"/>
        </w:rPr>
        <w:t>use</w:t>
      </w:r>
      <w:proofErr w:type="spellEnd"/>
      <w:r w:rsidRPr="00D64B67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bCs/>
          <w:i/>
          <w:sz w:val="20"/>
          <w:szCs w:val="20"/>
          <w:lang w:val="id-ID" w:eastAsia="x-none"/>
        </w:rPr>
        <w:t>any</w:t>
      </w:r>
      <w:proofErr w:type="spellEnd"/>
      <w:r w:rsidRPr="00D64B67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bCs/>
          <w:i/>
          <w:sz w:val="20"/>
          <w:szCs w:val="20"/>
          <w:lang w:val="id-ID" w:eastAsia="x-none"/>
        </w:rPr>
        <w:t>books</w:t>
      </w:r>
      <w:proofErr w:type="spellEnd"/>
      <w:r w:rsidRPr="00D64B67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bCs/>
          <w:i/>
          <w:sz w:val="20"/>
          <w:szCs w:val="20"/>
          <w:lang w:val="id-ID" w:eastAsia="x-none"/>
        </w:rPr>
        <w:t>or</w:t>
      </w:r>
      <w:proofErr w:type="spellEnd"/>
      <w:r w:rsidRPr="00D64B67">
        <w:rPr>
          <w:bCs/>
          <w:i/>
          <w:sz w:val="20"/>
          <w:szCs w:val="20"/>
          <w:lang w:val="id-ID" w:eastAsia="x-none"/>
        </w:rPr>
        <w:t xml:space="preserve"> notes</w:t>
      </w:r>
    </w:p>
    <w:p w14:paraId="39449B7E" w14:textId="77777777" w:rsidR="009901F5" w:rsidRPr="00D64B67" w:rsidRDefault="009901F5" w:rsidP="009901F5">
      <w:pPr>
        <w:numPr>
          <w:ilvl w:val="0"/>
          <w:numId w:val="3"/>
        </w:numPr>
        <w:tabs>
          <w:tab w:val="center" w:pos="0"/>
          <w:tab w:val="right" w:pos="9720"/>
        </w:tabs>
        <w:ind w:right="212"/>
        <w:jc w:val="both"/>
        <w:rPr>
          <w:lang w:val="id-ID" w:eastAsia="x-none"/>
        </w:rPr>
      </w:pPr>
      <w:r w:rsidRPr="00D64B67">
        <w:rPr>
          <w:lang w:val="id-ID" w:eastAsia="x-none"/>
        </w:rPr>
        <w:t>Mahasiswa tidak diperbolehkan menggunakan disket/</w:t>
      </w:r>
      <w:proofErr w:type="spellStart"/>
      <w:r w:rsidRPr="00D64B67">
        <w:rPr>
          <w:lang w:val="id-ID" w:eastAsia="x-none"/>
        </w:rPr>
        <w:t>flash</w:t>
      </w:r>
      <w:proofErr w:type="spellEnd"/>
      <w:r w:rsidRPr="00D64B67">
        <w:rPr>
          <w:lang w:val="id-ID" w:eastAsia="x-none"/>
        </w:rPr>
        <w:t xml:space="preserve"> </w:t>
      </w:r>
      <w:proofErr w:type="spellStart"/>
      <w:r w:rsidRPr="00D64B67">
        <w:rPr>
          <w:lang w:val="id-ID" w:eastAsia="x-none"/>
        </w:rPr>
        <w:t>disk</w:t>
      </w:r>
      <w:proofErr w:type="spellEnd"/>
      <w:r w:rsidRPr="00D64B67">
        <w:rPr>
          <w:lang w:val="id-ID" w:eastAsia="x-none"/>
        </w:rPr>
        <w:t xml:space="preserve">/tempat penyimpanan data </w:t>
      </w:r>
      <w:proofErr w:type="spellStart"/>
      <w:r w:rsidRPr="00D64B67">
        <w:rPr>
          <w:lang w:val="id-ID" w:eastAsia="x-none"/>
        </w:rPr>
        <w:t>apapun</w:t>
      </w:r>
      <w:proofErr w:type="spellEnd"/>
      <w:r w:rsidRPr="00D64B67">
        <w:rPr>
          <w:lang w:val="id-ID" w:eastAsia="x-none"/>
        </w:rPr>
        <w:t xml:space="preserve"> di dalam ruangan ujian</w:t>
      </w:r>
    </w:p>
    <w:p w14:paraId="180E0179" w14:textId="77777777" w:rsidR="009901F5" w:rsidRPr="00D64B67" w:rsidRDefault="009901F5" w:rsidP="009901F5">
      <w:pPr>
        <w:tabs>
          <w:tab w:val="center" w:pos="0"/>
          <w:tab w:val="left" w:pos="360"/>
          <w:tab w:val="right" w:pos="9720"/>
        </w:tabs>
        <w:ind w:left="340" w:right="212"/>
        <w:jc w:val="both"/>
        <w:rPr>
          <w:i/>
          <w:sz w:val="20"/>
          <w:szCs w:val="20"/>
          <w:lang w:val="x-none" w:eastAsia="x-none"/>
        </w:rPr>
      </w:pPr>
      <w:proofErr w:type="spellStart"/>
      <w:r w:rsidRPr="00D64B67">
        <w:rPr>
          <w:i/>
          <w:sz w:val="20"/>
          <w:szCs w:val="20"/>
          <w:lang w:val="id-ID" w:eastAsia="x-none"/>
        </w:rPr>
        <w:t>Student</w:t>
      </w:r>
      <w:proofErr w:type="spellEnd"/>
      <w:r w:rsidRPr="00D64B67">
        <w:rPr>
          <w:i/>
          <w:sz w:val="20"/>
          <w:szCs w:val="20"/>
          <w:lang w:val="x-none" w:eastAsia="x-none"/>
        </w:rPr>
        <w:t xml:space="preserve"> is</w:t>
      </w:r>
      <w:r w:rsidRPr="00D64B67">
        <w:rPr>
          <w:i/>
          <w:sz w:val="20"/>
          <w:szCs w:val="20"/>
          <w:lang w:val="id-ID" w:eastAsia="x-none"/>
        </w:rPr>
        <w:t xml:space="preserve"> not </w:t>
      </w:r>
      <w:proofErr w:type="spellStart"/>
      <w:r w:rsidRPr="00D64B67">
        <w:rPr>
          <w:i/>
          <w:sz w:val="20"/>
          <w:szCs w:val="20"/>
          <w:lang w:val="id-ID" w:eastAsia="x-none"/>
        </w:rPr>
        <w:t>allowed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 </w:t>
      </w:r>
      <w:proofErr w:type="spellStart"/>
      <w:r w:rsidRPr="00D64B67">
        <w:rPr>
          <w:i/>
          <w:sz w:val="20"/>
          <w:szCs w:val="20"/>
          <w:lang w:val="id-ID" w:eastAsia="x-none"/>
        </w:rPr>
        <w:t>to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use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disc</w:t>
      </w:r>
      <w:proofErr w:type="spellEnd"/>
      <w:r w:rsidRPr="00D64B67">
        <w:rPr>
          <w:i/>
          <w:sz w:val="20"/>
          <w:szCs w:val="20"/>
          <w:lang w:val="id-ID" w:eastAsia="x-none"/>
        </w:rPr>
        <w:t>/</w:t>
      </w:r>
      <w:proofErr w:type="spellStart"/>
      <w:r w:rsidRPr="00D64B67">
        <w:rPr>
          <w:i/>
          <w:sz w:val="20"/>
          <w:szCs w:val="20"/>
          <w:lang w:val="id-ID" w:eastAsia="x-none"/>
        </w:rPr>
        <w:t>flash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disc</w:t>
      </w:r>
      <w:proofErr w:type="spellEnd"/>
      <w:r w:rsidRPr="00D64B67">
        <w:rPr>
          <w:i/>
          <w:sz w:val="20"/>
          <w:szCs w:val="20"/>
          <w:lang w:val="id-ID" w:eastAsia="x-none"/>
        </w:rPr>
        <w:t>/</w:t>
      </w:r>
      <w:proofErr w:type="spellStart"/>
      <w:r w:rsidRPr="00D64B67">
        <w:rPr>
          <w:i/>
          <w:sz w:val="20"/>
          <w:szCs w:val="20"/>
          <w:lang w:val="id-ID" w:eastAsia="x-none"/>
        </w:rPr>
        <w:t>or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any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other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storage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device</w:t>
      </w:r>
      <w:proofErr w:type="spellEnd"/>
      <w:r w:rsidRPr="00D64B67">
        <w:rPr>
          <w:i/>
          <w:sz w:val="20"/>
          <w:szCs w:val="20"/>
          <w:lang w:val="x-none" w:eastAsia="x-none"/>
        </w:rPr>
        <w:t>s</w:t>
      </w:r>
      <w:r w:rsidRPr="00D64B67">
        <w:rPr>
          <w:i/>
          <w:sz w:val="20"/>
          <w:szCs w:val="20"/>
          <w:lang w:val="id-ID" w:eastAsia="x-none"/>
        </w:rPr>
        <w:t xml:space="preserve"> in </w:t>
      </w:r>
      <w:proofErr w:type="spellStart"/>
      <w:r w:rsidRPr="00D64B67">
        <w:rPr>
          <w:i/>
          <w:sz w:val="20"/>
          <w:szCs w:val="20"/>
          <w:lang w:val="id-ID" w:eastAsia="x-none"/>
        </w:rPr>
        <w:t>exam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room</w:t>
      </w:r>
      <w:proofErr w:type="spellEnd"/>
    </w:p>
    <w:p w14:paraId="6C5B4A7B" w14:textId="77777777" w:rsidR="009901F5" w:rsidRPr="00D64B67" w:rsidRDefault="009901F5" w:rsidP="009901F5">
      <w:pPr>
        <w:numPr>
          <w:ilvl w:val="0"/>
          <w:numId w:val="3"/>
        </w:numPr>
        <w:tabs>
          <w:tab w:val="center" w:pos="0"/>
          <w:tab w:val="right" w:pos="8640"/>
        </w:tabs>
        <w:ind w:right="212"/>
        <w:jc w:val="both"/>
        <w:rPr>
          <w:lang w:val="id-ID" w:eastAsia="x-none"/>
        </w:rPr>
      </w:pPr>
      <w:r w:rsidRPr="00D64B67">
        <w:rPr>
          <w:lang w:val="id-ID" w:eastAsia="x-none"/>
        </w:rPr>
        <w:t>Mahasiswa tidak diperbolehkan berdiskusi dengan peserta ujian lainnya</w:t>
      </w:r>
    </w:p>
    <w:p w14:paraId="0545547D" w14:textId="77777777" w:rsidR="009901F5" w:rsidRPr="00D64B67" w:rsidRDefault="009901F5" w:rsidP="009901F5">
      <w:pPr>
        <w:tabs>
          <w:tab w:val="center" w:pos="0"/>
          <w:tab w:val="right" w:pos="8640"/>
        </w:tabs>
        <w:ind w:left="340" w:right="212"/>
        <w:jc w:val="both"/>
        <w:rPr>
          <w:i/>
          <w:sz w:val="20"/>
          <w:szCs w:val="20"/>
          <w:lang w:val="id-ID" w:eastAsia="x-none"/>
        </w:rPr>
      </w:pPr>
      <w:proofErr w:type="spellStart"/>
      <w:r w:rsidRPr="00D64B67">
        <w:rPr>
          <w:i/>
          <w:sz w:val="20"/>
          <w:szCs w:val="20"/>
          <w:lang w:val="id-ID" w:eastAsia="x-none"/>
        </w:rPr>
        <w:t>Student</w:t>
      </w:r>
      <w:proofErr w:type="spellEnd"/>
      <w:r w:rsidRPr="00D64B67">
        <w:rPr>
          <w:i/>
          <w:sz w:val="20"/>
          <w:szCs w:val="20"/>
          <w:lang w:val="x-none" w:eastAsia="x-none"/>
        </w:rPr>
        <w:t xml:space="preserve"> is</w:t>
      </w:r>
      <w:r w:rsidRPr="00D64B67">
        <w:rPr>
          <w:i/>
          <w:sz w:val="20"/>
          <w:szCs w:val="20"/>
          <w:lang w:val="id-ID" w:eastAsia="x-none"/>
        </w:rPr>
        <w:t xml:space="preserve"> not </w:t>
      </w:r>
      <w:proofErr w:type="spellStart"/>
      <w:r w:rsidRPr="00D64B67">
        <w:rPr>
          <w:i/>
          <w:sz w:val="20"/>
          <w:szCs w:val="20"/>
          <w:lang w:val="id-ID" w:eastAsia="x-none"/>
        </w:rPr>
        <w:t>allowed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to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discus</w:t>
      </w:r>
      <w:proofErr w:type="spellEnd"/>
      <w:r w:rsidRPr="00D64B67">
        <w:rPr>
          <w:i/>
          <w:sz w:val="20"/>
          <w:szCs w:val="20"/>
          <w:lang w:val="x-none" w:eastAsia="x-none"/>
        </w:rPr>
        <w:t>s</w:t>
      </w:r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with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other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exam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participants</w:t>
      </w:r>
      <w:proofErr w:type="spellEnd"/>
    </w:p>
    <w:p w14:paraId="4FC6E001" w14:textId="77777777" w:rsidR="009901F5" w:rsidRPr="00D64B67" w:rsidRDefault="009901F5" w:rsidP="009901F5">
      <w:pPr>
        <w:numPr>
          <w:ilvl w:val="0"/>
          <w:numId w:val="3"/>
        </w:numPr>
        <w:tabs>
          <w:tab w:val="center" w:pos="0"/>
          <w:tab w:val="right" w:pos="8640"/>
        </w:tabs>
        <w:ind w:right="212"/>
        <w:jc w:val="both"/>
        <w:rPr>
          <w:lang w:val="id-ID" w:eastAsia="x-none"/>
        </w:rPr>
      </w:pPr>
      <w:r w:rsidRPr="00D64B67">
        <w:rPr>
          <w:lang w:val="id-ID" w:eastAsia="x-none"/>
        </w:rPr>
        <w:t xml:space="preserve">Asisten </w:t>
      </w:r>
      <w:r w:rsidRPr="00D64B67">
        <w:rPr>
          <w:b/>
          <w:bCs/>
          <w:lang w:val="id-ID" w:eastAsia="x-none"/>
        </w:rPr>
        <w:t>BERHAK</w:t>
      </w:r>
      <w:r w:rsidRPr="00D64B67">
        <w:rPr>
          <w:lang w:val="id-ID" w:eastAsia="x-none"/>
        </w:rPr>
        <w:t xml:space="preserve"> memberi nilai 0</w:t>
      </w:r>
      <w:r w:rsidRPr="00D64B67">
        <w:rPr>
          <w:b/>
          <w:bCs/>
          <w:lang w:val="id-ID" w:eastAsia="x-none"/>
        </w:rPr>
        <w:t xml:space="preserve"> (NOL)</w:t>
      </w:r>
      <w:r w:rsidRPr="00D64B67">
        <w:rPr>
          <w:lang w:val="id-ID" w:eastAsia="x-none"/>
        </w:rPr>
        <w:t xml:space="preserve"> bagi peserta ujian yang melakukan segala bentuk kecurangan</w:t>
      </w:r>
    </w:p>
    <w:p w14:paraId="1B8C60BB" w14:textId="77777777" w:rsidR="009901F5" w:rsidRPr="00D64B67" w:rsidRDefault="009901F5" w:rsidP="009901F5">
      <w:pPr>
        <w:tabs>
          <w:tab w:val="center" w:pos="0"/>
          <w:tab w:val="right" w:pos="8640"/>
        </w:tabs>
        <w:ind w:left="340" w:right="212"/>
        <w:jc w:val="both"/>
        <w:rPr>
          <w:i/>
          <w:sz w:val="20"/>
          <w:szCs w:val="20"/>
          <w:lang w:val="id-ID" w:eastAsia="x-none"/>
        </w:rPr>
      </w:pPr>
      <w:proofErr w:type="spellStart"/>
      <w:r w:rsidRPr="00D64B67">
        <w:rPr>
          <w:i/>
          <w:sz w:val="20"/>
          <w:szCs w:val="20"/>
          <w:lang w:val="id-ID" w:eastAsia="x-none"/>
        </w:rPr>
        <w:t>Assistant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r w:rsidRPr="00D64B67">
        <w:rPr>
          <w:i/>
          <w:sz w:val="20"/>
          <w:szCs w:val="20"/>
          <w:lang w:val="x-none" w:eastAsia="x-none"/>
        </w:rPr>
        <w:t xml:space="preserve">is able </w:t>
      </w:r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to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give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r w:rsidRPr="00D64B67">
        <w:rPr>
          <w:i/>
          <w:sz w:val="20"/>
          <w:szCs w:val="20"/>
          <w:lang w:val="x-none" w:eastAsia="x-none"/>
        </w:rPr>
        <w:t>0 (ZERO)</w:t>
      </w:r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score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for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exam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participant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who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r w:rsidRPr="00D64B67">
        <w:rPr>
          <w:i/>
          <w:sz w:val="20"/>
          <w:szCs w:val="20"/>
          <w:lang w:val="x-none" w:eastAsia="x-none"/>
        </w:rPr>
        <w:t>does</w:t>
      </w:r>
      <w:r w:rsidRPr="00D64B67">
        <w:rPr>
          <w:i/>
          <w:sz w:val="20"/>
          <w:szCs w:val="20"/>
          <w:lang w:val="id-ID" w:eastAsia="x-none"/>
        </w:rPr>
        <w:t xml:space="preserve"> </w:t>
      </w:r>
      <w:r w:rsidRPr="00D64B67">
        <w:rPr>
          <w:i/>
          <w:sz w:val="20"/>
          <w:szCs w:val="20"/>
          <w:lang w:val="x-none" w:eastAsia="x-none"/>
        </w:rPr>
        <w:t>any cheating</w:t>
      </w:r>
      <w:r w:rsidRPr="00D64B67">
        <w:rPr>
          <w:i/>
          <w:sz w:val="20"/>
          <w:szCs w:val="20"/>
          <w:lang w:val="id-ID" w:eastAsia="x-none"/>
        </w:rPr>
        <w:t xml:space="preserve">  </w:t>
      </w:r>
      <w:proofErr w:type="spellStart"/>
      <w:r w:rsidRPr="00D64B67">
        <w:rPr>
          <w:i/>
          <w:sz w:val="20"/>
          <w:szCs w:val="20"/>
          <w:lang w:val="id-ID" w:eastAsia="x-none"/>
        </w:rPr>
        <w:t>actions</w:t>
      </w:r>
      <w:proofErr w:type="spellEnd"/>
    </w:p>
    <w:p w14:paraId="73679BA8" w14:textId="77777777" w:rsidR="009901F5" w:rsidRPr="00D64B67" w:rsidRDefault="009901F5" w:rsidP="009901F5">
      <w:pPr>
        <w:numPr>
          <w:ilvl w:val="0"/>
          <w:numId w:val="3"/>
        </w:numPr>
        <w:tabs>
          <w:tab w:val="center" w:pos="0"/>
          <w:tab w:val="right" w:pos="8640"/>
        </w:tabs>
        <w:ind w:right="32"/>
        <w:jc w:val="both"/>
        <w:rPr>
          <w:lang w:val="id-ID" w:eastAsia="x-none"/>
        </w:rPr>
      </w:pPr>
      <w:r w:rsidRPr="00D64B67">
        <w:rPr>
          <w:lang w:val="id-ID" w:eastAsia="x-none"/>
        </w:rPr>
        <w:t>Kumpulkan jawaban dan soal tepat pada waktunya</w:t>
      </w:r>
    </w:p>
    <w:p w14:paraId="68CB5EEF" w14:textId="77777777" w:rsidR="009901F5" w:rsidRPr="00D64B67" w:rsidRDefault="009901F5" w:rsidP="009901F5">
      <w:pPr>
        <w:tabs>
          <w:tab w:val="center" w:pos="0"/>
          <w:tab w:val="right" w:pos="8640"/>
        </w:tabs>
        <w:ind w:left="340" w:right="32"/>
        <w:jc w:val="both"/>
        <w:rPr>
          <w:i/>
          <w:sz w:val="20"/>
          <w:szCs w:val="20"/>
          <w:lang w:val="id-ID" w:eastAsia="x-none"/>
        </w:rPr>
      </w:pPr>
      <w:proofErr w:type="spellStart"/>
      <w:r w:rsidRPr="00D64B67">
        <w:rPr>
          <w:i/>
          <w:sz w:val="20"/>
          <w:szCs w:val="20"/>
          <w:lang w:val="id-ID" w:eastAsia="x-none"/>
        </w:rPr>
        <w:t>Submit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the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case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and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answer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on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time</w:t>
      </w:r>
      <w:proofErr w:type="spellEnd"/>
    </w:p>
    <w:p w14:paraId="5D05EE09" w14:textId="77777777" w:rsidR="009901F5" w:rsidRPr="00D64B67" w:rsidRDefault="009901F5" w:rsidP="009901F5">
      <w:pPr>
        <w:numPr>
          <w:ilvl w:val="0"/>
          <w:numId w:val="3"/>
        </w:numPr>
        <w:tabs>
          <w:tab w:val="right" w:pos="8640"/>
        </w:tabs>
        <w:ind w:right="212"/>
        <w:jc w:val="both"/>
        <w:rPr>
          <w:lang w:val="id-ID" w:eastAsia="x-none"/>
        </w:rPr>
      </w:pPr>
      <w:r w:rsidRPr="00D64B67">
        <w:rPr>
          <w:lang w:val="id-ID" w:eastAsia="x-none"/>
        </w:rPr>
        <w:t xml:space="preserve">Bila Anda tidak membaca peraturan ini, maka </w:t>
      </w:r>
      <w:r>
        <w:rPr>
          <w:lang w:val="id-ID" w:eastAsia="x-none"/>
        </w:rPr>
        <w:t xml:space="preserve">Anda dianggap telah membaca dan </w:t>
      </w:r>
      <w:r w:rsidRPr="00D64B67">
        <w:rPr>
          <w:lang w:val="id-ID" w:eastAsia="x-none"/>
        </w:rPr>
        <w:t>menyetujuinya</w:t>
      </w:r>
    </w:p>
    <w:p w14:paraId="4789A8BC" w14:textId="77777777" w:rsidR="009901F5" w:rsidRPr="00D64B67" w:rsidRDefault="009901F5" w:rsidP="009901F5">
      <w:pPr>
        <w:tabs>
          <w:tab w:val="right" w:pos="8640"/>
        </w:tabs>
        <w:ind w:left="340" w:right="212"/>
        <w:jc w:val="both"/>
        <w:rPr>
          <w:i/>
          <w:sz w:val="20"/>
          <w:szCs w:val="20"/>
          <w:lang w:val="x-none" w:eastAsia="x-none"/>
        </w:rPr>
      </w:pPr>
      <w:r w:rsidRPr="00D64B67">
        <w:rPr>
          <w:i/>
          <w:sz w:val="20"/>
          <w:szCs w:val="20"/>
          <w:lang w:val="id-ID" w:eastAsia="x-none"/>
        </w:rPr>
        <w:t xml:space="preserve">If </w:t>
      </w:r>
      <w:proofErr w:type="spellStart"/>
      <w:r w:rsidRPr="00D64B67">
        <w:rPr>
          <w:i/>
          <w:sz w:val="20"/>
          <w:szCs w:val="20"/>
          <w:lang w:val="id-ID" w:eastAsia="x-none"/>
        </w:rPr>
        <w:t>you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r w:rsidRPr="00D64B67">
        <w:rPr>
          <w:i/>
          <w:sz w:val="20"/>
          <w:szCs w:val="20"/>
          <w:lang w:val="x-none" w:eastAsia="x-none"/>
        </w:rPr>
        <w:t xml:space="preserve">have </w:t>
      </w:r>
      <w:proofErr w:type="spellStart"/>
      <w:r w:rsidRPr="00D64B67">
        <w:rPr>
          <w:i/>
          <w:sz w:val="20"/>
          <w:szCs w:val="20"/>
          <w:lang w:val="id-ID" w:eastAsia="x-none"/>
        </w:rPr>
        <w:t>missed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to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 </w:t>
      </w:r>
      <w:proofErr w:type="spellStart"/>
      <w:r w:rsidRPr="00D64B67">
        <w:rPr>
          <w:i/>
          <w:sz w:val="20"/>
          <w:szCs w:val="20"/>
          <w:lang w:val="id-ID" w:eastAsia="x-none"/>
        </w:rPr>
        <w:t>read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these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regulations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, </w:t>
      </w:r>
      <w:r w:rsidRPr="00D64B67">
        <w:rPr>
          <w:i/>
          <w:sz w:val="20"/>
          <w:szCs w:val="20"/>
          <w:lang w:val="x-none" w:eastAsia="x-none"/>
        </w:rPr>
        <w:t xml:space="preserve">so </w:t>
      </w:r>
      <w:proofErr w:type="spellStart"/>
      <w:r w:rsidRPr="00D64B67">
        <w:rPr>
          <w:i/>
          <w:sz w:val="20"/>
          <w:szCs w:val="20"/>
          <w:shd w:val="clear" w:color="auto" w:fill="FFFFFF"/>
          <w:lang w:val="id-ID" w:eastAsia="x-none"/>
        </w:rPr>
        <w:t>you</w:t>
      </w:r>
      <w:proofErr w:type="spellEnd"/>
      <w:r w:rsidRPr="00D64B67">
        <w:rPr>
          <w:i/>
          <w:sz w:val="20"/>
          <w:szCs w:val="20"/>
          <w:shd w:val="clear" w:color="auto" w:fill="FFFFFF"/>
          <w:lang w:val="id-ID" w:eastAsia="x-none"/>
        </w:rPr>
        <w:t xml:space="preserve"> are </w:t>
      </w:r>
      <w:proofErr w:type="spellStart"/>
      <w:r w:rsidRPr="00D64B67">
        <w:rPr>
          <w:i/>
          <w:sz w:val="20"/>
          <w:szCs w:val="20"/>
          <w:shd w:val="clear" w:color="auto" w:fill="FFFFFF"/>
          <w:lang w:val="id-ID" w:eastAsia="x-none"/>
        </w:rPr>
        <w:t>considered</w:t>
      </w:r>
      <w:proofErr w:type="spellEnd"/>
      <w:r w:rsidRPr="00D64B67"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shd w:val="clear" w:color="auto" w:fill="FFFFFF"/>
          <w:lang w:val="id-ID" w:eastAsia="x-none"/>
        </w:rPr>
        <w:t>to</w:t>
      </w:r>
      <w:proofErr w:type="spellEnd"/>
      <w:r w:rsidRPr="00D64B67"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shd w:val="clear" w:color="auto" w:fill="FFFFFF"/>
          <w:lang w:val="id-ID" w:eastAsia="x-none"/>
        </w:rPr>
        <w:t>have</w:t>
      </w:r>
      <w:proofErr w:type="spellEnd"/>
      <w:r w:rsidRPr="00D64B67"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shd w:val="clear" w:color="auto" w:fill="FFFFFF"/>
          <w:lang w:val="id-ID" w:eastAsia="x-none"/>
        </w:rPr>
        <w:t>read</w:t>
      </w:r>
      <w:proofErr w:type="spellEnd"/>
      <w:r w:rsidRPr="00D64B67"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shd w:val="clear" w:color="auto" w:fill="FFFFFF"/>
          <w:lang w:val="id-ID" w:eastAsia="x-none"/>
        </w:rPr>
        <w:t>and</w:t>
      </w:r>
      <w:proofErr w:type="spellEnd"/>
      <w:r w:rsidRPr="00D64B67"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shd w:val="clear" w:color="auto" w:fill="FFFFFF"/>
          <w:lang w:val="id-ID" w:eastAsia="x-none"/>
        </w:rPr>
        <w:t>agree</w:t>
      </w:r>
      <w:proofErr w:type="spellEnd"/>
      <w:r w:rsidRPr="00D64B67">
        <w:rPr>
          <w:i/>
          <w:sz w:val="20"/>
          <w:szCs w:val="20"/>
          <w:shd w:val="clear" w:color="auto" w:fill="FFFFFF"/>
          <w:lang w:val="x-none" w:eastAsia="x-none"/>
        </w:rPr>
        <w:t>d</w:t>
      </w:r>
      <w:r w:rsidRPr="00D64B67"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 w:rsidRPr="00D64B67">
        <w:rPr>
          <w:i/>
          <w:sz w:val="20"/>
          <w:szCs w:val="20"/>
          <w:shd w:val="clear" w:color="auto" w:fill="FFFFFF"/>
          <w:lang w:val="x-none" w:eastAsia="x-none"/>
        </w:rPr>
        <w:t>on</w:t>
      </w:r>
      <w:r w:rsidRPr="00D64B67"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shd w:val="clear" w:color="auto" w:fill="FFFFFF"/>
          <w:lang w:val="id-ID" w:eastAsia="x-none"/>
        </w:rPr>
        <w:t>it</w:t>
      </w:r>
      <w:proofErr w:type="spellEnd"/>
    </w:p>
    <w:p w14:paraId="071B097F" w14:textId="59757BE3" w:rsidR="009901F5" w:rsidRPr="00D64B67" w:rsidRDefault="00B01505" w:rsidP="009901F5">
      <w:pPr>
        <w:tabs>
          <w:tab w:val="right" w:pos="8640"/>
        </w:tabs>
        <w:ind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00C9F27E" wp14:editId="71EAD836">
                <wp:simplePos x="0" y="0"/>
                <wp:positionH relativeFrom="column">
                  <wp:posOffset>0</wp:posOffset>
                </wp:positionH>
                <wp:positionV relativeFrom="paragraph">
                  <wp:posOffset>94614</wp:posOffset>
                </wp:positionV>
                <wp:extent cx="6629400" cy="0"/>
                <wp:effectExtent l="0" t="0" r="0" b="0"/>
                <wp:wrapNone/>
                <wp:docPr id="7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AF1AA0" id="Straight Connector 3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2KfHgIAADY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"/>
            </w:pict>
          </mc:Fallback>
        </mc:AlternateContent>
      </w:r>
    </w:p>
    <w:p w14:paraId="3347EE68" w14:textId="77777777" w:rsidR="009901F5" w:rsidRPr="00D64B67" w:rsidRDefault="009901F5" w:rsidP="009901F5">
      <w:pPr>
        <w:tabs>
          <w:tab w:val="center" w:pos="4320"/>
          <w:tab w:val="right" w:pos="8640"/>
        </w:tabs>
        <w:ind w:right="212"/>
        <w:jc w:val="both"/>
        <w:rPr>
          <w:b/>
          <w:bCs/>
          <w:lang w:val="id-ID" w:eastAsia="x-none"/>
        </w:rPr>
      </w:pPr>
      <w:r w:rsidRPr="00D64B67">
        <w:rPr>
          <w:b/>
          <w:bCs/>
          <w:lang w:val="id-ID" w:eastAsia="x-none"/>
        </w:rPr>
        <w:t>PERHATIAN!</w:t>
      </w:r>
    </w:p>
    <w:p w14:paraId="6991D822" w14:textId="77777777" w:rsidR="009901F5" w:rsidRPr="004A7093" w:rsidRDefault="009901F5" w:rsidP="009901F5">
      <w:pPr>
        <w:tabs>
          <w:tab w:val="center" w:pos="4320"/>
          <w:tab w:val="right" w:pos="8640"/>
        </w:tabs>
        <w:ind w:right="212"/>
        <w:jc w:val="both"/>
        <w:rPr>
          <w:bCs/>
          <w:i/>
          <w:sz w:val="20"/>
          <w:szCs w:val="20"/>
          <w:lang w:val="x-none" w:eastAsia="x-none"/>
        </w:rPr>
      </w:pPr>
      <w:proofErr w:type="spellStart"/>
      <w:r w:rsidRPr="004A7093">
        <w:rPr>
          <w:bCs/>
          <w:i/>
          <w:sz w:val="20"/>
          <w:szCs w:val="20"/>
          <w:lang w:val="id-ID" w:eastAsia="x-none"/>
        </w:rPr>
        <w:t>Attention</w:t>
      </w:r>
      <w:proofErr w:type="spellEnd"/>
      <w:r w:rsidRPr="004A7093">
        <w:rPr>
          <w:bCs/>
          <w:i/>
          <w:sz w:val="20"/>
          <w:szCs w:val="20"/>
          <w:lang w:val="id-ID" w:eastAsia="x-none"/>
        </w:rPr>
        <w:t>!</w:t>
      </w:r>
    </w:p>
    <w:p w14:paraId="1B1D6DB7" w14:textId="77777777" w:rsidR="009901F5" w:rsidRPr="00D64B67" w:rsidRDefault="009901F5" w:rsidP="009901F5">
      <w:pPr>
        <w:numPr>
          <w:ilvl w:val="0"/>
          <w:numId w:val="3"/>
        </w:numPr>
        <w:tabs>
          <w:tab w:val="left" w:pos="360"/>
        </w:tabs>
        <w:ind w:right="-5"/>
        <w:jc w:val="both"/>
        <w:rPr>
          <w:lang w:val="id-ID" w:eastAsia="x-none"/>
        </w:rPr>
      </w:pPr>
      <w:r w:rsidRPr="00D64B67">
        <w:rPr>
          <w:lang w:val="id-ID" w:eastAsia="x-none"/>
        </w:rPr>
        <w:t>Kerjakan sesuai dengan soal</w:t>
      </w:r>
    </w:p>
    <w:p w14:paraId="5306C565" w14:textId="77777777" w:rsidR="009901F5" w:rsidRPr="00D64B67" w:rsidRDefault="009901F5" w:rsidP="009901F5">
      <w:pPr>
        <w:ind w:left="340" w:right="-5"/>
        <w:jc w:val="both"/>
        <w:rPr>
          <w:i/>
          <w:sz w:val="20"/>
          <w:szCs w:val="20"/>
          <w:lang w:val="x-none" w:eastAsia="x-none"/>
        </w:rPr>
      </w:pPr>
      <w:proofErr w:type="spellStart"/>
      <w:r w:rsidRPr="00D64B67">
        <w:rPr>
          <w:i/>
          <w:sz w:val="20"/>
          <w:szCs w:val="20"/>
          <w:lang w:val="id-ID" w:eastAsia="x-none"/>
        </w:rPr>
        <w:t>Work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in </w:t>
      </w:r>
      <w:proofErr w:type="spellStart"/>
      <w:r w:rsidRPr="00D64B67">
        <w:rPr>
          <w:i/>
          <w:sz w:val="20"/>
          <w:szCs w:val="20"/>
          <w:lang w:val="id-ID" w:eastAsia="x-none"/>
        </w:rPr>
        <w:t>accordance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with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the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exam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case</w:t>
      </w:r>
      <w:proofErr w:type="spellEnd"/>
    </w:p>
    <w:p w14:paraId="45CF8B35" w14:textId="77777777" w:rsidR="009901F5" w:rsidRPr="00D64B67" w:rsidRDefault="009901F5" w:rsidP="009901F5">
      <w:pPr>
        <w:numPr>
          <w:ilvl w:val="0"/>
          <w:numId w:val="3"/>
        </w:numPr>
        <w:tabs>
          <w:tab w:val="left" w:pos="360"/>
        </w:tabs>
        <w:ind w:right="-5"/>
        <w:jc w:val="both"/>
        <w:rPr>
          <w:lang w:val="id-ID" w:eastAsia="x-none"/>
        </w:rPr>
      </w:pPr>
      <w:r w:rsidRPr="00D64B67">
        <w:rPr>
          <w:lang w:val="id-ID" w:eastAsia="x-none"/>
        </w:rPr>
        <w:t>Bagi yang mengerjakan tidak sesuai dengan soal akan diberikan sanksi sebagai berikut:</w:t>
      </w:r>
    </w:p>
    <w:p w14:paraId="461C5016" w14:textId="77777777" w:rsidR="009901F5" w:rsidRPr="00D64B67" w:rsidRDefault="009901F5" w:rsidP="009901F5">
      <w:pPr>
        <w:ind w:left="340" w:right="-5"/>
        <w:jc w:val="both"/>
        <w:rPr>
          <w:i/>
          <w:sz w:val="20"/>
          <w:szCs w:val="20"/>
          <w:lang w:val="id-ID" w:eastAsia="x-none"/>
        </w:rPr>
      </w:pPr>
      <w:r w:rsidRPr="00D64B67">
        <w:rPr>
          <w:i/>
          <w:sz w:val="20"/>
          <w:szCs w:val="20"/>
          <w:lang w:val="x-none" w:eastAsia="x-none"/>
        </w:rPr>
        <w:t>For those who do not work in accordance with the exam case will be punished as follows</w:t>
      </w:r>
      <w:r w:rsidRPr="00D64B67">
        <w:rPr>
          <w:i/>
          <w:sz w:val="20"/>
          <w:szCs w:val="20"/>
          <w:lang w:val="id-ID" w:eastAsia="x-none"/>
        </w:rPr>
        <w:t xml:space="preserve">: </w:t>
      </w:r>
    </w:p>
    <w:p w14:paraId="4739420B" w14:textId="77777777" w:rsidR="009901F5" w:rsidRPr="00D64B67" w:rsidRDefault="009901F5" w:rsidP="009901F5">
      <w:pPr>
        <w:numPr>
          <w:ilvl w:val="3"/>
          <w:numId w:val="3"/>
        </w:numPr>
        <w:tabs>
          <w:tab w:val="clear" w:pos="2520"/>
          <w:tab w:val="num" w:pos="720"/>
        </w:tabs>
        <w:ind w:left="720" w:right="212"/>
        <w:jc w:val="both"/>
        <w:rPr>
          <w:lang w:val="id-ID" w:eastAsia="x-none"/>
        </w:rPr>
      </w:pPr>
      <w:r w:rsidRPr="00D64B67">
        <w:rPr>
          <w:b/>
          <w:lang w:val="id-ID" w:eastAsia="x-none"/>
        </w:rPr>
        <w:t>Jika</w:t>
      </w:r>
      <w:r w:rsidRPr="00D64B67">
        <w:rPr>
          <w:lang w:val="id-ID" w:eastAsia="x-none"/>
        </w:rPr>
        <w:t xml:space="preserve"> </w:t>
      </w:r>
      <w:r w:rsidRPr="00D64B67">
        <w:rPr>
          <w:b/>
          <w:lang w:val="id-ID" w:eastAsia="x-none"/>
        </w:rPr>
        <w:t>ada</w:t>
      </w:r>
      <w:r w:rsidRPr="00D64B67">
        <w:rPr>
          <w:lang w:val="id-ID" w:eastAsia="x-none"/>
        </w:rPr>
        <w:t xml:space="preserve"> penilaian logika, maka penilaian logika adalah </w:t>
      </w:r>
      <w:r w:rsidRPr="00D64B67">
        <w:rPr>
          <w:b/>
          <w:bCs/>
          <w:lang w:val="id-ID" w:eastAsia="x-none"/>
        </w:rPr>
        <w:t>NOL</w:t>
      </w:r>
      <w:r w:rsidRPr="00D64B67">
        <w:rPr>
          <w:b/>
          <w:bCs/>
          <w:lang w:val="x-none" w:eastAsia="x-none"/>
        </w:rPr>
        <w:t xml:space="preserve"> (0)</w:t>
      </w:r>
    </w:p>
    <w:p w14:paraId="7AA788F8" w14:textId="77777777" w:rsidR="009901F5" w:rsidRPr="00D64B67" w:rsidRDefault="009901F5" w:rsidP="009901F5">
      <w:pPr>
        <w:ind w:left="720" w:right="212"/>
        <w:jc w:val="both"/>
        <w:rPr>
          <w:i/>
          <w:sz w:val="20"/>
          <w:szCs w:val="20"/>
          <w:lang w:val="id-ID" w:eastAsia="x-none"/>
        </w:rPr>
      </w:pPr>
      <w:r w:rsidRPr="00D64B67">
        <w:rPr>
          <w:b/>
          <w:i/>
          <w:sz w:val="20"/>
          <w:szCs w:val="20"/>
          <w:lang w:val="id-ID" w:eastAsia="x-none"/>
        </w:rPr>
        <w:t xml:space="preserve">If </w:t>
      </w:r>
      <w:proofErr w:type="spellStart"/>
      <w:r w:rsidRPr="00D64B67">
        <w:rPr>
          <w:b/>
          <w:i/>
          <w:sz w:val="20"/>
          <w:szCs w:val="20"/>
          <w:lang w:val="id-ID" w:eastAsia="x-none"/>
        </w:rPr>
        <w:t>the</w:t>
      </w:r>
      <w:proofErr w:type="spellEnd"/>
      <w:r w:rsidRPr="00D64B67">
        <w:rPr>
          <w:b/>
          <w:i/>
          <w:sz w:val="20"/>
          <w:szCs w:val="20"/>
          <w:lang w:val="x-none" w:eastAsia="x-none"/>
        </w:rPr>
        <w:t>re</w:t>
      </w:r>
      <w:r w:rsidRPr="00D64B67">
        <w:rPr>
          <w:b/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b/>
          <w:i/>
          <w:sz w:val="20"/>
          <w:szCs w:val="20"/>
          <w:lang w:val="id-ID" w:eastAsia="x-none"/>
        </w:rPr>
        <w:t>is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logic</w:t>
      </w:r>
      <w:proofErr w:type="spellEnd"/>
      <w:r w:rsidRPr="00D64B67">
        <w:rPr>
          <w:i/>
          <w:sz w:val="20"/>
          <w:szCs w:val="20"/>
          <w:lang w:val="x-none" w:eastAsia="x-none"/>
        </w:rPr>
        <w:t xml:space="preserve"> marking</w:t>
      </w:r>
      <w:r w:rsidRPr="00D64B67">
        <w:rPr>
          <w:i/>
          <w:sz w:val="20"/>
          <w:szCs w:val="20"/>
          <w:lang w:val="id-ID" w:eastAsia="x-none"/>
        </w:rPr>
        <w:t xml:space="preserve">, </w:t>
      </w:r>
      <w:proofErr w:type="spellStart"/>
      <w:r w:rsidRPr="00D64B67">
        <w:rPr>
          <w:i/>
          <w:sz w:val="20"/>
          <w:szCs w:val="20"/>
          <w:lang w:val="id-ID" w:eastAsia="x-none"/>
        </w:rPr>
        <w:t>it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will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be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marked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as </w:t>
      </w:r>
      <w:r w:rsidRPr="00D64B67">
        <w:rPr>
          <w:b/>
          <w:i/>
          <w:sz w:val="20"/>
          <w:szCs w:val="20"/>
          <w:lang w:val="x-none" w:eastAsia="x-none"/>
        </w:rPr>
        <w:t>ZERO</w:t>
      </w:r>
      <w:r w:rsidRPr="00D64B67">
        <w:rPr>
          <w:b/>
          <w:i/>
          <w:sz w:val="20"/>
          <w:szCs w:val="20"/>
          <w:lang w:val="id-ID" w:eastAsia="x-none"/>
        </w:rPr>
        <w:t xml:space="preserve"> (0)</w:t>
      </w:r>
      <w:r w:rsidRPr="00D64B67">
        <w:rPr>
          <w:i/>
          <w:sz w:val="20"/>
          <w:szCs w:val="20"/>
          <w:lang w:val="id-ID" w:eastAsia="x-none"/>
        </w:rPr>
        <w:t xml:space="preserve"> </w:t>
      </w:r>
    </w:p>
    <w:p w14:paraId="083E7E4B" w14:textId="77777777" w:rsidR="009901F5" w:rsidRPr="00D64B67" w:rsidRDefault="009901F5" w:rsidP="009901F5">
      <w:pPr>
        <w:numPr>
          <w:ilvl w:val="3"/>
          <w:numId w:val="3"/>
        </w:numPr>
        <w:tabs>
          <w:tab w:val="clear" w:pos="2520"/>
          <w:tab w:val="num" w:pos="720"/>
        </w:tabs>
        <w:ind w:left="720" w:right="212"/>
        <w:jc w:val="both"/>
        <w:rPr>
          <w:lang w:val="id-ID" w:eastAsia="x-none"/>
        </w:rPr>
      </w:pPr>
      <w:r w:rsidRPr="00D64B67">
        <w:rPr>
          <w:lang w:val="id-ID" w:eastAsia="x-none"/>
        </w:rPr>
        <w:t xml:space="preserve">Untuk penilaian yang lain (selain logika) akan </w:t>
      </w:r>
      <w:proofErr w:type="spellStart"/>
      <w:r w:rsidRPr="00D64B67">
        <w:rPr>
          <w:b/>
          <w:lang w:val="x-none" w:eastAsia="x-none"/>
        </w:rPr>
        <w:t>dikalikan</w:t>
      </w:r>
      <w:proofErr w:type="spellEnd"/>
      <w:r w:rsidRPr="00D64B67">
        <w:rPr>
          <w:lang w:val="x-none" w:eastAsia="x-none"/>
        </w:rPr>
        <w:t xml:space="preserve"> </w:t>
      </w:r>
      <w:proofErr w:type="spellStart"/>
      <w:r w:rsidRPr="00D64B67">
        <w:rPr>
          <w:lang w:val="x-none" w:eastAsia="x-none"/>
        </w:rPr>
        <w:t>setengah</w:t>
      </w:r>
      <w:proofErr w:type="spellEnd"/>
      <w:r w:rsidRPr="00D64B67">
        <w:rPr>
          <w:lang w:val="x-none" w:eastAsia="x-none"/>
        </w:rPr>
        <w:t xml:space="preserve"> </w:t>
      </w:r>
      <w:proofErr w:type="spellStart"/>
      <w:r w:rsidRPr="00D64B67">
        <w:rPr>
          <w:lang w:val="x-none" w:eastAsia="x-none"/>
        </w:rPr>
        <w:t>dari</w:t>
      </w:r>
      <w:proofErr w:type="spellEnd"/>
      <w:r w:rsidRPr="00D64B67">
        <w:rPr>
          <w:lang w:val="x-none" w:eastAsia="x-none"/>
        </w:rPr>
        <w:t xml:space="preserve"> </w:t>
      </w:r>
      <w:proofErr w:type="spellStart"/>
      <w:r w:rsidRPr="00D64B67">
        <w:rPr>
          <w:lang w:val="x-none" w:eastAsia="x-none"/>
        </w:rPr>
        <w:t>nilai</w:t>
      </w:r>
      <w:proofErr w:type="spellEnd"/>
      <w:r w:rsidRPr="00D64B67">
        <w:rPr>
          <w:lang w:val="x-none" w:eastAsia="x-none"/>
        </w:rPr>
        <w:t xml:space="preserve"> yang </w:t>
      </w:r>
      <w:proofErr w:type="spellStart"/>
      <w:r w:rsidRPr="00D64B67">
        <w:rPr>
          <w:lang w:val="x-none" w:eastAsia="x-none"/>
        </w:rPr>
        <w:t>diperoleh</w:t>
      </w:r>
      <w:proofErr w:type="spellEnd"/>
    </w:p>
    <w:p w14:paraId="607FC1CF" w14:textId="77777777" w:rsidR="009901F5" w:rsidRPr="00D64B67" w:rsidRDefault="009901F5" w:rsidP="009901F5">
      <w:pPr>
        <w:ind w:left="720" w:right="212"/>
        <w:jc w:val="both"/>
        <w:rPr>
          <w:i/>
          <w:sz w:val="20"/>
          <w:szCs w:val="20"/>
          <w:lang w:val="x-none" w:eastAsia="x-none"/>
        </w:rPr>
      </w:pPr>
      <w:r w:rsidRPr="00D64B67">
        <w:rPr>
          <w:i/>
          <w:sz w:val="20"/>
          <w:szCs w:val="20"/>
          <w:lang w:val="x-none" w:eastAsia="x-none"/>
        </w:rPr>
        <w:t>A</w:t>
      </w:r>
      <w:r w:rsidRPr="00D64B67">
        <w:rPr>
          <w:i/>
          <w:sz w:val="20"/>
          <w:szCs w:val="20"/>
          <w:lang w:val="id-ID" w:eastAsia="x-none"/>
        </w:rPr>
        <w:t xml:space="preserve">nother </w:t>
      </w:r>
      <w:proofErr w:type="spellStart"/>
      <w:r w:rsidRPr="00D64B67">
        <w:rPr>
          <w:i/>
          <w:sz w:val="20"/>
          <w:szCs w:val="20"/>
          <w:lang w:val="id-ID" w:eastAsia="x-none"/>
        </w:rPr>
        <w:t>marking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(</w:t>
      </w:r>
      <w:proofErr w:type="spellStart"/>
      <w:r w:rsidRPr="00D64B67">
        <w:rPr>
          <w:i/>
          <w:sz w:val="20"/>
          <w:szCs w:val="20"/>
          <w:lang w:val="id-ID" w:eastAsia="x-none"/>
        </w:rPr>
        <w:t>beside</w:t>
      </w:r>
      <w:proofErr w:type="spellEnd"/>
      <w:r w:rsidRPr="00D64B67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D64B67">
        <w:rPr>
          <w:i/>
          <w:sz w:val="20"/>
          <w:szCs w:val="20"/>
          <w:lang w:val="id-ID" w:eastAsia="x-none"/>
        </w:rPr>
        <w:t>logic</w:t>
      </w:r>
      <w:proofErr w:type="spellEnd"/>
      <w:r w:rsidRPr="00D64B67">
        <w:rPr>
          <w:i/>
          <w:sz w:val="20"/>
          <w:szCs w:val="20"/>
          <w:lang w:val="id-ID" w:eastAsia="x-none"/>
        </w:rPr>
        <w:t>)</w:t>
      </w:r>
      <w:r w:rsidRPr="00D64B67">
        <w:rPr>
          <w:i/>
          <w:sz w:val="20"/>
          <w:szCs w:val="20"/>
          <w:lang w:val="x-none" w:eastAsia="x-none"/>
        </w:rPr>
        <w:t xml:space="preserve"> will be </w:t>
      </w:r>
      <w:r w:rsidRPr="00D64B67">
        <w:rPr>
          <w:b/>
          <w:i/>
          <w:sz w:val="20"/>
          <w:szCs w:val="20"/>
          <w:lang w:val="x-none" w:eastAsia="x-none"/>
        </w:rPr>
        <w:t>multiplied</w:t>
      </w:r>
      <w:r w:rsidRPr="00D64B67">
        <w:rPr>
          <w:i/>
          <w:sz w:val="20"/>
          <w:szCs w:val="20"/>
          <w:lang w:val="x-none" w:eastAsia="x-none"/>
        </w:rPr>
        <w:t xml:space="preserve"> by half the value obtained</w:t>
      </w:r>
    </w:p>
    <w:p w14:paraId="2897678D" w14:textId="77777777" w:rsidR="00162F62" w:rsidRPr="00162F62" w:rsidRDefault="00162F62">
      <w:pPr>
        <w:pStyle w:val="Header"/>
        <w:tabs>
          <w:tab w:val="clear" w:pos="4320"/>
          <w:tab w:val="clear" w:pos="8640"/>
        </w:tabs>
        <w:ind w:right="212"/>
        <w:jc w:val="both"/>
      </w:pPr>
    </w:p>
    <w:p w14:paraId="6F5F7FC7" w14:textId="77777777" w:rsidR="00AB74DE" w:rsidRDefault="00AB74DE" w:rsidP="00AB74DE">
      <w:pPr>
        <w:spacing w:line="360" w:lineRule="auto"/>
        <w:jc w:val="both"/>
      </w:pPr>
      <w:r>
        <w:rPr>
          <w:b/>
        </w:rPr>
        <w:t>Important Notes</w:t>
      </w:r>
      <w:r>
        <w:t>:</w:t>
      </w:r>
    </w:p>
    <w:p w14:paraId="3DB5E84F" w14:textId="77777777" w:rsidR="00AB74DE" w:rsidRDefault="00AB74DE" w:rsidP="00AB74DE">
      <w:pPr>
        <w:pStyle w:val="ListParagraph"/>
        <w:numPr>
          <w:ilvl w:val="0"/>
          <w:numId w:val="16"/>
        </w:numPr>
        <w:spacing w:line="360" w:lineRule="auto"/>
        <w:ind w:left="425" w:hanging="425"/>
        <w:jc w:val="both"/>
      </w:pPr>
      <w:r>
        <w:t xml:space="preserve">Use your </w:t>
      </w:r>
      <w:r>
        <w:rPr>
          <w:b/>
        </w:rPr>
        <w:t>own Console</w:t>
      </w:r>
      <w:r>
        <w:t xml:space="preserve"> and </w:t>
      </w:r>
      <w:r>
        <w:rPr>
          <w:b/>
        </w:rPr>
        <w:t>Scheduler (FIFO)</w:t>
      </w:r>
      <w:r>
        <w:t>.</w:t>
      </w:r>
    </w:p>
    <w:p w14:paraId="069DF1A6" w14:textId="77777777" w:rsidR="00AB74DE" w:rsidRDefault="00AB74DE" w:rsidP="00AB74DE">
      <w:pPr>
        <w:pStyle w:val="ListParagraph"/>
        <w:numPr>
          <w:ilvl w:val="0"/>
          <w:numId w:val="16"/>
        </w:numPr>
        <w:spacing w:line="360" w:lineRule="auto"/>
        <w:ind w:left="425" w:hanging="425"/>
        <w:jc w:val="both"/>
      </w:pPr>
      <w:r>
        <w:t>You</w:t>
      </w:r>
      <w:r>
        <w:rPr>
          <w:b/>
        </w:rPr>
        <w:t xml:space="preserve"> </w:t>
      </w:r>
      <w:r>
        <w:t>must</w:t>
      </w:r>
      <w:r>
        <w:rPr>
          <w:b/>
        </w:rPr>
        <w:t xml:space="preserve"> </w:t>
      </w:r>
      <w:r>
        <w:t xml:space="preserve">use </w:t>
      </w:r>
      <w:r>
        <w:rPr>
          <w:b/>
        </w:rPr>
        <w:t>S</w:t>
      </w:r>
      <w:proofErr w:type="spellStart"/>
      <w:r>
        <w:rPr>
          <w:b/>
          <w:lang w:val="id-ID"/>
        </w:rPr>
        <w:t>emaphore</w:t>
      </w:r>
      <w:proofErr w:type="spellEnd"/>
      <w:r>
        <w:rPr>
          <w:b/>
          <w:lang w:val="id-ID"/>
        </w:rPr>
        <w:t xml:space="preserve"> </w:t>
      </w:r>
      <w:r>
        <w:t xml:space="preserve">to </w:t>
      </w:r>
      <w:r>
        <w:rPr>
          <w:b/>
        </w:rPr>
        <w:t xml:space="preserve">control </w:t>
      </w:r>
      <w:r>
        <w:t>operation.</w:t>
      </w:r>
    </w:p>
    <w:p w14:paraId="744C23B3" w14:textId="77777777" w:rsidR="00AB74DE" w:rsidRDefault="00AB74DE" w:rsidP="00AB74DE">
      <w:pPr>
        <w:pStyle w:val="ListParagraph"/>
        <w:numPr>
          <w:ilvl w:val="0"/>
          <w:numId w:val="16"/>
        </w:numPr>
        <w:spacing w:line="360" w:lineRule="auto"/>
        <w:ind w:left="425" w:hanging="425"/>
        <w:jc w:val="both"/>
      </w:pPr>
      <w:r>
        <w:t xml:space="preserve">You must use </w:t>
      </w:r>
      <w:r>
        <w:rPr>
          <w:b/>
        </w:rPr>
        <w:t>Timer</w:t>
      </w:r>
      <w:r>
        <w:t xml:space="preserve"> to generate tick of time.</w:t>
      </w:r>
    </w:p>
    <w:p w14:paraId="28028549" w14:textId="77777777" w:rsidR="00AB74DE" w:rsidRPr="007E0BF2" w:rsidRDefault="00AB74DE" w:rsidP="00AB74DE">
      <w:pPr>
        <w:pStyle w:val="ListParagraph"/>
        <w:numPr>
          <w:ilvl w:val="0"/>
          <w:numId w:val="16"/>
        </w:numPr>
        <w:spacing w:line="360" w:lineRule="auto"/>
        <w:ind w:left="425" w:hanging="425"/>
        <w:jc w:val="both"/>
      </w:pPr>
      <w:r>
        <w:t xml:space="preserve">Use </w:t>
      </w:r>
      <w:proofErr w:type="spellStart"/>
      <w:r>
        <w:rPr>
          <w:b/>
        </w:rPr>
        <w:t>KThread</w:t>
      </w:r>
      <w:proofErr w:type="spellEnd"/>
      <w:r>
        <w:t>.</w:t>
      </w:r>
    </w:p>
    <w:p w14:paraId="4773CFBB" w14:textId="1FA434AE" w:rsidR="00162F62" w:rsidRDefault="00162F62" w:rsidP="005F02D9">
      <w:pPr>
        <w:rPr>
          <w:i/>
          <w:sz w:val="20"/>
          <w:szCs w:val="20"/>
        </w:rPr>
      </w:pPr>
    </w:p>
    <w:p w14:paraId="7985C129" w14:textId="1B504CD0" w:rsidR="0099745B" w:rsidRDefault="0099745B" w:rsidP="005F02D9">
      <w:pPr>
        <w:rPr>
          <w:i/>
          <w:sz w:val="20"/>
          <w:szCs w:val="20"/>
        </w:rPr>
      </w:pPr>
    </w:p>
    <w:p w14:paraId="729F9868" w14:textId="77777777" w:rsidR="0099745B" w:rsidRDefault="0099745B" w:rsidP="005F02D9">
      <w:pPr>
        <w:rPr>
          <w:i/>
          <w:sz w:val="20"/>
          <w:szCs w:val="20"/>
        </w:rPr>
      </w:pPr>
    </w:p>
    <w:p w14:paraId="70B89874" w14:textId="77777777" w:rsidR="00433736" w:rsidRPr="00DE5055" w:rsidRDefault="00433736" w:rsidP="00934F43">
      <w:pPr>
        <w:spacing w:line="276" w:lineRule="auto"/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74BD82D0" w14:textId="77777777" w:rsidR="00433736" w:rsidRDefault="00433736" w:rsidP="00433736">
      <w:pPr>
        <w:rPr>
          <w:i/>
          <w:sz w:val="20"/>
          <w:szCs w:val="20"/>
        </w:rPr>
      </w:pPr>
      <w:proofErr w:type="spellStart"/>
      <w:r w:rsidRPr="00DE5055">
        <w:rPr>
          <w:i/>
          <w:sz w:val="20"/>
          <w:szCs w:val="20"/>
          <w:lang w:val="id-ID"/>
        </w:rPr>
        <w:t>Case</w:t>
      </w:r>
      <w:proofErr w:type="spellEnd"/>
    </w:p>
    <w:p w14:paraId="16F2B23F" w14:textId="77777777" w:rsidR="00433736" w:rsidRPr="00C35598" w:rsidRDefault="00433736" w:rsidP="00433736">
      <w:pPr>
        <w:tabs>
          <w:tab w:val="left" w:pos="1980"/>
        </w:tabs>
        <w:rPr>
          <w:lang w:val="id-ID"/>
        </w:rPr>
      </w:pPr>
    </w:p>
    <w:p w14:paraId="3F8348C5" w14:textId="6A09FB48" w:rsidR="00433736" w:rsidRDefault="00B01505" w:rsidP="00934F43">
      <w:pPr>
        <w:tabs>
          <w:tab w:val="left" w:pos="1980"/>
        </w:tabs>
        <w:spacing w:line="360" w:lineRule="auto"/>
        <w:jc w:val="center"/>
        <w:rPr>
          <w:b/>
          <w:color w:val="000000"/>
          <w:lang w:val="en-GB"/>
        </w:rPr>
      </w:pPr>
      <w:proofErr w:type="spellStart"/>
      <w:ins w:id="0" w:author="SLC 147" w:date="2019-03-25T15:38:00Z">
        <w:r>
          <w:rPr>
            <w:b/>
            <w:color w:val="000000"/>
            <w:lang w:val="en-GB"/>
          </w:rPr>
          <w:t>ToDo</w:t>
        </w:r>
        <w:proofErr w:type="spellEnd"/>
        <w:r>
          <w:rPr>
            <w:b/>
            <w:color w:val="000000"/>
            <w:lang w:val="en-GB"/>
          </w:rPr>
          <w:t xml:space="preserve"> List</w:t>
        </w:r>
      </w:ins>
      <w:del w:id="1" w:author="SLC 147" w:date="2019-03-25T15:38:00Z">
        <w:r w:rsidR="00433736" w:rsidDel="00B01505">
          <w:rPr>
            <w:b/>
            <w:color w:val="000000"/>
            <w:lang w:val="en-GB"/>
          </w:rPr>
          <w:delText>BlueJack Library</w:delText>
        </w:r>
      </w:del>
    </w:p>
    <w:p w14:paraId="470CE47C" w14:textId="5C71F8C7" w:rsidR="00433736" w:rsidRDefault="00B01505" w:rsidP="00DB1956">
      <w:pPr>
        <w:spacing w:after="240" w:line="360" w:lineRule="auto"/>
        <w:jc w:val="both"/>
        <w:rPr>
          <w:color w:val="000000"/>
          <w:lang w:val="en-GB"/>
        </w:rPr>
      </w:pPr>
      <w:ins w:id="2" w:author="SLC 147" w:date="2019-03-25T15:40:00Z">
        <w:r>
          <w:rPr>
            <w:b/>
            <w:color w:val="000000"/>
            <w:lang w:val="en-GB"/>
          </w:rPr>
          <w:tab/>
        </w:r>
        <w:r>
          <w:rPr>
            <w:color w:val="000000"/>
            <w:lang w:val="en-GB"/>
          </w:rPr>
          <w:t>Mr.</w:t>
        </w:r>
      </w:ins>
      <w:ins w:id="3" w:author="SLC 147" w:date="2019-03-25T15:41:00Z">
        <w:r>
          <w:rPr>
            <w:color w:val="000000"/>
            <w:lang w:val="en-GB"/>
          </w:rPr>
          <w:t xml:space="preserve"> TD</w:t>
        </w:r>
      </w:ins>
      <w:del w:id="4" w:author="SLC 147" w:date="2019-03-25T15:40:00Z">
        <w:r w:rsidR="00433736" w:rsidDel="00B01505">
          <w:rPr>
            <w:b/>
            <w:color w:val="000000"/>
            <w:lang w:val="en-GB"/>
          </w:rPr>
          <w:tab/>
        </w:r>
      </w:del>
      <w:ins w:id="5" w:author="SLC 147" w:date="2019-03-25T15:38:00Z">
        <w:r>
          <w:rPr>
            <w:b/>
            <w:color w:val="000000"/>
            <w:lang w:val="en-GB"/>
          </w:rPr>
          <w:t xml:space="preserve"> </w:t>
        </w:r>
      </w:ins>
      <w:del w:id="6" w:author="SLC 147" w:date="2019-03-25T15:38:00Z">
        <w:r w:rsidR="00433736" w:rsidDel="00B01505">
          <w:rPr>
            <w:b/>
            <w:color w:val="000000"/>
            <w:lang w:val="en-GB"/>
          </w:rPr>
          <w:delText xml:space="preserve">BlueJack Library </w:delText>
        </w:r>
      </w:del>
      <w:ins w:id="7" w:author="SLC 147" w:date="2019-03-25T15:42:00Z">
        <w:r>
          <w:rPr>
            <w:color w:val="000000"/>
            <w:lang w:val="en-GB"/>
          </w:rPr>
          <w:t>wants</w:t>
        </w:r>
      </w:ins>
      <w:ins w:id="8" w:author="SLC 147" w:date="2019-03-25T15:43:00Z">
        <w:r w:rsidR="00E86169">
          <w:rPr>
            <w:color w:val="000000"/>
            <w:lang w:val="en-GB"/>
          </w:rPr>
          <w:t xml:space="preserve"> to develop</w:t>
        </w:r>
      </w:ins>
      <w:del w:id="9" w:author="SLC 147" w:date="2019-03-25T15:42:00Z">
        <w:r w:rsidR="00433736" w:rsidDel="00B01505">
          <w:rPr>
            <w:color w:val="000000"/>
            <w:lang w:val="en-GB"/>
          </w:rPr>
          <w:delText>is</w:delText>
        </w:r>
      </w:del>
      <w:r w:rsidR="00433736">
        <w:rPr>
          <w:color w:val="000000"/>
          <w:lang w:val="en-GB"/>
        </w:rPr>
        <w:t xml:space="preserve"> </w:t>
      </w:r>
      <w:del w:id="10" w:author="SLC 147" w:date="2019-03-25T15:40:00Z">
        <w:r w:rsidR="00433736" w:rsidDel="00B01505">
          <w:rPr>
            <w:color w:val="000000"/>
            <w:lang w:val="en-GB"/>
          </w:rPr>
          <w:delText xml:space="preserve">a </w:delText>
        </w:r>
      </w:del>
      <w:ins w:id="11" w:author="SLC 147" w:date="2019-03-25T15:40:00Z">
        <w:r>
          <w:rPr>
            <w:color w:val="000000"/>
            <w:lang w:val="en-GB"/>
          </w:rPr>
          <w:t>an</w:t>
        </w:r>
      </w:ins>
      <w:del w:id="12" w:author="SLC 147" w:date="2019-03-25T15:40:00Z">
        <w:r w:rsidR="00433736" w:rsidDel="00B01505">
          <w:rPr>
            <w:color w:val="000000"/>
            <w:lang w:val="en-GB"/>
          </w:rPr>
          <w:delText>famous</w:delText>
        </w:r>
      </w:del>
      <w:r w:rsidR="00433736">
        <w:rPr>
          <w:color w:val="000000"/>
          <w:lang w:val="en-GB"/>
        </w:rPr>
        <w:t xml:space="preserve"> </w:t>
      </w:r>
      <w:del w:id="13" w:author="SLC 147" w:date="2019-03-25T15:39:00Z">
        <w:r w:rsidR="00433736" w:rsidDel="00B01505">
          <w:rPr>
            <w:color w:val="000000"/>
            <w:lang w:val="en-GB"/>
          </w:rPr>
          <w:delText xml:space="preserve">library </w:delText>
        </w:r>
      </w:del>
      <w:ins w:id="14" w:author="SLC 147" w:date="2019-03-25T15:39:00Z">
        <w:r>
          <w:rPr>
            <w:color w:val="000000"/>
            <w:lang w:val="en-GB"/>
          </w:rPr>
          <w:t>app</w:t>
        </w:r>
      </w:ins>
      <w:ins w:id="15" w:author="SLC 147" w:date="2019-03-25T15:43:00Z">
        <w:r w:rsidR="00E86169">
          <w:rPr>
            <w:color w:val="000000"/>
            <w:lang w:val="en-GB"/>
          </w:rPr>
          <w:t xml:space="preserve"> named </w:t>
        </w:r>
        <w:proofErr w:type="spellStart"/>
        <w:r w:rsidR="00E86169">
          <w:rPr>
            <w:b/>
            <w:color w:val="000000"/>
            <w:lang w:val="en-GB"/>
          </w:rPr>
          <w:t>ToDo</w:t>
        </w:r>
        <w:proofErr w:type="spellEnd"/>
        <w:r w:rsidR="00E86169">
          <w:rPr>
            <w:b/>
            <w:color w:val="000000"/>
            <w:lang w:val="en-GB"/>
          </w:rPr>
          <w:t xml:space="preserve"> List</w:t>
        </w:r>
      </w:ins>
      <w:ins w:id="16" w:author="SLC 147" w:date="2019-03-25T15:39:00Z">
        <w:r>
          <w:rPr>
            <w:color w:val="000000"/>
            <w:lang w:val="en-GB"/>
          </w:rPr>
          <w:t xml:space="preserve"> </w:t>
        </w:r>
      </w:ins>
      <w:r w:rsidR="00433736">
        <w:rPr>
          <w:color w:val="000000"/>
          <w:lang w:val="en-GB"/>
        </w:rPr>
        <w:t xml:space="preserve">in </w:t>
      </w:r>
      <w:proofErr w:type="spellStart"/>
      <w:r w:rsidR="00433736">
        <w:rPr>
          <w:color w:val="000000"/>
          <w:lang w:val="en-GB"/>
        </w:rPr>
        <w:t>BlueJack</w:t>
      </w:r>
      <w:proofErr w:type="spellEnd"/>
      <w:r w:rsidR="00433736">
        <w:rPr>
          <w:color w:val="000000"/>
          <w:lang w:val="en-GB"/>
        </w:rPr>
        <w:t xml:space="preserve"> land, </w:t>
      </w:r>
      <w:ins w:id="17" w:author="SLC 147" w:date="2019-03-25T15:43:00Z">
        <w:r w:rsidR="00AD5069">
          <w:rPr>
            <w:color w:val="000000"/>
            <w:lang w:val="en-GB"/>
          </w:rPr>
          <w:t>Mr. TD</w:t>
        </w:r>
      </w:ins>
      <w:del w:id="18" w:author="SLC 147" w:date="2019-03-25T15:43:00Z">
        <w:r w:rsidR="00433736" w:rsidDel="00AD5069">
          <w:rPr>
            <w:color w:val="000000"/>
            <w:lang w:val="en-GB"/>
          </w:rPr>
          <w:delText xml:space="preserve">the </w:delText>
        </w:r>
      </w:del>
      <w:del w:id="19" w:author="SLC 147" w:date="2019-03-25T15:39:00Z">
        <w:r w:rsidR="00433736" w:rsidDel="00B01505">
          <w:rPr>
            <w:color w:val="000000"/>
            <w:lang w:val="en-GB"/>
          </w:rPr>
          <w:delText>library</w:delText>
        </w:r>
      </w:del>
      <w:r w:rsidR="00433736">
        <w:rPr>
          <w:color w:val="000000"/>
          <w:lang w:val="en-GB"/>
        </w:rPr>
        <w:t xml:space="preserve"> wanted to make an application with the intention of </w:t>
      </w:r>
      <w:r w:rsidR="00433736" w:rsidRPr="0017071F">
        <w:rPr>
          <w:b/>
          <w:color w:val="000000"/>
          <w:lang w:val="en-GB"/>
        </w:rPr>
        <w:t xml:space="preserve">managing </w:t>
      </w:r>
      <w:del w:id="20" w:author="SLC 147" w:date="2019-03-25T15:45:00Z">
        <w:r w:rsidR="00433736" w:rsidRPr="0017071F" w:rsidDel="00AD5069">
          <w:rPr>
            <w:b/>
            <w:color w:val="000000"/>
            <w:lang w:val="en-GB"/>
          </w:rPr>
          <w:delText xml:space="preserve">user </w:delText>
        </w:r>
        <w:r w:rsidR="00433736" w:rsidRPr="002612B9" w:rsidDel="00AD5069">
          <w:rPr>
            <w:b/>
            <w:noProof/>
            <w:color w:val="000000"/>
            <w:lang w:val="en-GB"/>
          </w:rPr>
          <w:delText>favorite</w:delText>
        </w:r>
        <w:r w:rsidR="00433736" w:rsidRPr="0017071F" w:rsidDel="00AD5069">
          <w:rPr>
            <w:b/>
            <w:color w:val="000000"/>
            <w:lang w:val="en-GB"/>
          </w:rPr>
          <w:delText xml:space="preserve"> book</w:delText>
        </w:r>
      </w:del>
      <w:ins w:id="21" w:author="SLC 147" w:date="2019-03-25T15:45:00Z">
        <w:r w:rsidR="00AD5069">
          <w:rPr>
            <w:b/>
            <w:color w:val="000000"/>
            <w:lang w:val="en-GB"/>
          </w:rPr>
          <w:t>Mr. TD’s tasks</w:t>
        </w:r>
      </w:ins>
      <w:r w:rsidR="00433736">
        <w:rPr>
          <w:color w:val="000000"/>
          <w:lang w:val="en-GB"/>
        </w:rPr>
        <w:t xml:space="preserve">. The features provided in this application </w:t>
      </w:r>
      <w:r w:rsidR="00433736" w:rsidRPr="002612B9">
        <w:rPr>
          <w:noProof/>
          <w:color w:val="000000"/>
          <w:lang w:val="en-GB"/>
        </w:rPr>
        <w:t>are insert</w:t>
      </w:r>
      <w:del w:id="22" w:author="SLC 147" w:date="2019-03-25T15:46:00Z">
        <w:r w:rsidR="002612B9" w:rsidDel="00C97E9E">
          <w:rPr>
            <w:noProof/>
            <w:color w:val="000000"/>
            <w:lang w:val="en-GB"/>
          </w:rPr>
          <w:delText>ed</w:delText>
        </w:r>
      </w:del>
      <w:r w:rsidR="00433736">
        <w:rPr>
          <w:color w:val="000000"/>
          <w:lang w:val="en-GB"/>
        </w:rPr>
        <w:t xml:space="preserve">, </w:t>
      </w:r>
      <w:ins w:id="23" w:author="SLC 147" w:date="2019-03-25T15:46:00Z">
        <w:r w:rsidR="00C97E9E">
          <w:rPr>
            <w:color w:val="000000"/>
            <w:lang w:val="en-GB"/>
          </w:rPr>
          <w:t>view</w:t>
        </w:r>
      </w:ins>
      <w:del w:id="24" w:author="SLC 147" w:date="2019-03-25T15:46:00Z">
        <w:r w:rsidR="00433736" w:rsidDel="00C97E9E">
          <w:rPr>
            <w:color w:val="000000"/>
            <w:lang w:val="en-GB"/>
          </w:rPr>
          <w:delText>save</w:delText>
        </w:r>
      </w:del>
      <w:r w:rsidR="00433736">
        <w:rPr>
          <w:color w:val="000000"/>
          <w:lang w:val="en-GB"/>
        </w:rPr>
        <w:t xml:space="preserve"> and </w:t>
      </w:r>
      <w:ins w:id="25" w:author="SLC 147" w:date="2019-03-25T15:46:00Z">
        <w:r w:rsidR="00C97E9E">
          <w:rPr>
            <w:color w:val="000000"/>
            <w:lang w:val="en-GB"/>
          </w:rPr>
          <w:t>complete</w:t>
        </w:r>
      </w:ins>
      <w:del w:id="26" w:author="SLC 147" w:date="2019-03-25T15:46:00Z">
        <w:r w:rsidR="00433736" w:rsidDel="00C97E9E">
          <w:rPr>
            <w:color w:val="000000"/>
            <w:lang w:val="en-GB"/>
          </w:rPr>
          <w:delText>delete</w:delText>
        </w:r>
      </w:del>
      <w:r w:rsidR="00433736">
        <w:rPr>
          <w:color w:val="000000"/>
          <w:lang w:val="en-GB"/>
        </w:rPr>
        <w:t xml:space="preserve"> </w:t>
      </w:r>
      <w:ins w:id="27" w:author="SLC 147" w:date="2019-03-25T15:46:00Z">
        <w:r w:rsidR="00C97E9E">
          <w:rPr>
            <w:color w:val="000000"/>
            <w:lang w:val="en-GB"/>
          </w:rPr>
          <w:t>task</w:t>
        </w:r>
      </w:ins>
      <w:del w:id="28" w:author="SLC 147" w:date="2019-03-25T15:46:00Z">
        <w:r w:rsidR="00433736" w:rsidDel="00C97E9E">
          <w:rPr>
            <w:color w:val="000000"/>
            <w:lang w:val="en-GB"/>
          </w:rPr>
          <w:delText>book list</w:delText>
        </w:r>
      </w:del>
      <w:r w:rsidR="00433736">
        <w:rPr>
          <w:color w:val="000000"/>
          <w:lang w:val="en-GB"/>
        </w:rPr>
        <w:t xml:space="preserve">. </w:t>
      </w:r>
      <w:r w:rsidR="00433736" w:rsidRPr="005D5F43">
        <w:rPr>
          <w:color w:val="000000"/>
          <w:lang w:val="en-GB"/>
        </w:rPr>
        <w:t>As a programmer</w:t>
      </w:r>
      <w:r w:rsidR="00433736">
        <w:rPr>
          <w:color w:val="000000"/>
          <w:lang w:val="en-GB"/>
        </w:rPr>
        <w:t xml:space="preserve">, you are asked to create the application using </w:t>
      </w:r>
      <w:proofErr w:type="spellStart"/>
      <w:r w:rsidR="00433736" w:rsidRPr="009D468F">
        <w:rPr>
          <w:b/>
          <w:color w:val="000000"/>
          <w:lang w:val="en-GB"/>
        </w:rPr>
        <w:t>nachOS</w:t>
      </w:r>
      <w:proofErr w:type="spellEnd"/>
      <w:r w:rsidR="00433736">
        <w:rPr>
          <w:b/>
          <w:color w:val="000000"/>
          <w:lang w:val="en-GB"/>
        </w:rPr>
        <w:t xml:space="preserve"> </w:t>
      </w:r>
      <w:r w:rsidR="00433736">
        <w:rPr>
          <w:color w:val="000000"/>
          <w:lang w:val="en-GB"/>
        </w:rPr>
        <w:t xml:space="preserve">in </w:t>
      </w:r>
      <w:r w:rsidR="00433736">
        <w:rPr>
          <w:b/>
          <w:color w:val="000000"/>
          <w:lang w:val="en-GB"/>
        </w:rPr>
        <w:t>Java programming language</w:t>
      </w:r>
      <w:r w:rsidR="00433736">
        <w:rPr>
          <w:color w:val="000000"/>
          <w:lang w:val="en-GB"/>
        </w:rPr>
        <w:t xml:space="preserve">.  </w:t>
      </w:r>
    </w:p>
    <w:p w14:paraId="54A651B9" w14:textId="3E8A8867" w:rsidR="00433736" w:rsidRPr="00CD3027" w:rsidRDefault="00433736" w:rsidP="00DB1956">
      <w:pPr>
        <w:spacing w:line="360" w:lineRule="auto"/>
        <w:jc w:val="both"/>
        <w:rPr>
          <w:color w:val="000000"/>
          <w:lang w:val="en-GB"/>
        </w:rPr>
      </w:pPr>
      <w:r>
        <w:rPr>
          <w:color w:val="000000"/>
          <w:lang w:val="en-GB"/>
        </w:rPr>
        <w:tab/>
        <w:t>In the start of the application, the program will look for a file named</w:t>
      </w:r>
      <w:r w:rsidRPr="00794140">
        <w:rPr>
          <w:b/>
          <w:color w:val="000000"/>
          <w:lang w:val="en-GB"/>
        </w:rPr>
        <w:t xml:space="preserve"> “</w:t>
      </w:r>
      <w:del w:id="29" w:author="SLC 147" w:date="2019-03-25T15:46:00Z">
        <w:r w:rsidDel="00BD5077">
          <w:rPr>
            <w:b/>
            <w:color w:val="000000"/>
            <w:lang w:val="en-GB"/>
          </w:rPr>
          <w:delText>BookList</w:delText>
        </w:r>
      </w:del>
      <w:ins w:id="30" w:author="SLC 147" w:date="2019-03-25T15:46:00Z">
        <w:r w:rsidR="00BD5077">
          <w:rPr>
            <w:b/>
            <w:color w:val="000000"/>
            <w:lang w:val="en-GB"/>
          </w:rPr>
          <w:t>task</w:t>
        </w:r>
      </w:ins>
      <w:r w:rsidRPr="00794140">
        <w:rPr>
          <w:b/>
          <w:color w:val="000000"/>
          <w:lang w:val="en-GB"/>
        </w:rPr>
        <w:t>.txt”</w:t>
      </w:r>
      <w:r w:rsidR="00725439">
        <w:rPr>
          <w:b/>
          <w:color w:val="000000"/>
          <w:lang w:val="en-GB"/>
        </w:rPr>
        <w:t xml:space="preserve"> </w:t>
      </w:r>
      <w:r w:rsidR="00725439" w:rsidRPr="00725439">
        <w:rPr>
          <w:color w:val="000000"/>
          <w:lang w:val="en-GB"/>
        </w:rPr>
        <w:t>which will</w:t>
      </w:r>
      <w:r w:rsidR="00725439">
        <w:rPr>
          <w:color w:val="000000"/>
          <w:lang w:val="en-GB"/>
        </w:rPr>
        <w:t xml:space="preserve"> be </w:t>
      </w:r>
      <w:r w:rsidR="00725439" w:rsidRPr="00187C89">
        <w:rPr>
          <w:b/>
          <w:color w:val="000000"/>
          <w:lang w:val="en-GB"/>
        </w:rPr>
        <w:t xml:space="preserve">converted into an acceptable </w:t>
      </w:r>
      <w:del w:id="31" w:author="SLC 147" w:date="2019-03-25T15:46:00Z">
        <w:r w:rsidR="00725439" w:rsidRPr="00187C89" w:rsidDel="005470F4">
          <w:rPr>
            <w:b/>
            <w:color w:val="000000"/>
            <w:lang w:val="en-GB"/>
          </w:rPr>
          <w:delText xml:space="preserve">library </w:delText>
        </w:r>
      </w:del>
      <w:ins w:id="32" w:author="SLC 147" w:date="2019-03-25T15:46:00Z">
        <w:r w:rsidR="005470F4">
          <w:rPr>
            <w:b/>
            <w:color w:val="000000"/>
            <w:lang w:val="en-GB"/>
          </w:rPr>
          <w:t>task</w:t>
        </w:r>
        <w:r w:rsidR="005470F4" w:rsidRPr="00187C89">
          <w:rPr>
            <w:b/>
            <w:color w:val="000000"/>
            <w:lang w:val="en-GB"/>
          </w:rPr>
          <w:t xml:space="preserve"> </w:t>
        </w:r>
      </w:ins>
      <w:r w:rsidR="00725439" w:rsidRPr="00187C89">
        <w:rPr>
          <w:b/>
          <w:color w:val="000000"/>
          <w:lang w:val="en-GB"/>
        </w:rPr>
        <w:t>data</w:t>
      </w:r>
      <w:r>
        <w:rPr>
          <w:color w:val="000000"/>
          <w:lang w:val="en-GB"/>
        </w:rPr>
        <w:t xml:space="preserve"> and load </w:t>
      </w:r>
      <w:r w:rsidR="00B0767B">
        <w:rPr>
          <w:color w:val="000000"/>
          <w:lang w:val="en-GB"/>
        </w:rPr>
        <w:t xml:space="preserve">it </w:t>
      </w:r>
      <w:r>
        <w:rPr>
          <w:color w:val="000000"/>
          <w:lang w:val="en-GB"/>
        </w:rPr>
        <w:t>into the system with the help of file system if the file is available.</w:t>
      </w:r>
    </w:p>
    <w:p w14:paraId="33CCEA2F" w14:textId="48AA08AF" w:rsidR="00433736" w:rsidRDefault="00D97B73" w:rsidP="00DB1956">
      <w:pPr>
        <w:spacing w:line="360" w:lineRule="auto"/>
        <w:jc w:val="both"/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635409">
        <w:rPr>
          <w:color w:val="000000"/>
          <w:lang w:val="en-GB"/>
        </w:rPr>
        <w:t>A</w:t>
      </w:r>
      <w:r w:rsidR="000054EA">
        <w:rPr>
          <w:color w:val="000000"/>
          <w:lang w:val="en-GB"/>
        </w:rPr>
        <w:t>fter the said process has been completed</w:t>
      </w:r>
      <w:r w:rsidR="00C07B1E">
        <w:rPr>
          <w:color w:val="000000"/>
          <w:lang w:val="en-GB"/>
        </w:rPr>
        <w:t>, t</w:t>
      </w:r>
      <w:r w:rsidR="00433736">
        <w:rPr>
          <w:color w:val="000000"/>
          <w:lang w:val="en-GB"/>
        </w:rPr>
        <w:t xml:space="preserve">he application will then show </w:t>
      </w:r>
      <w:r w:rsidR="00433736" w:rsidRPr="00C72158">
        <w:rPr>
          <w:b/>
          <w:color w:val="000000"/>
          <w:lang w:val="en-GB"/>
        </w:rPr>
        <w:t>4 menus</w:t>
      </w:r>
      <w:r w:rsidR="00433736">
        <w:rPr>
          <w:color w:val="000000"/>
          <w:lang w:val="en-GB"/>
        </w:rPr>
        <w:t xml:space="preserve"> </w:t>
      </w:r>
      <w:r w:rsidR="008552F6">
        <w:rPr>
          <w:color w:val="000000"/>
          <w:lang w:val="en-GB"/>
        </w:rPr>
        <w:t>which represent features in the application</w:t>
      </w:r>
      <w:r w:rsidR="00BE2C66">
        <w:rPr>
          <w:color w:val="000000"/>
          <w:lang w:val="en-GB"/>
        </w:rPr>
        <w:t xml:space="preserve"> </w:t>
      </w:r>
      <w:r w:rsidR="00433736">
        <w:rPr>
          <w:color w:val="000000"/>
          <w:lang w:val="en-GB"/>
        </w:rPr>
        <w:t>which are:</w:t>
      </w:r>
    </w:p>
    <w:p w14:paraId="5740D215" w14:textId="7EE52140" w:rsidR="00433736" w:rsidRPr="00CD3027" w:rsidRDefault="0054414F" w:rsidP="00433736">
      <w:pPr>
        <w:pStyle w:val="ListParagraph"/>
        <w:numPr>
          <w:ilvl w:val="0"/>
          <w:numId w:val="11"/>
        </w:numPr>
        <w:tabs>
          <w:tab w:val="left" w:pos="1980"/>
        </w:tabs>
        <w:spacing w:line="360" w:lineRule="auto"/>
        <w:rPr>
          <w:b/>
        </w:rPr>
      </w:pPr>
      <w:ins w:id="33" w:author="SLC 147" w:date="2019-03-25T15:47:00Z">
        <w:del w:id="34" w:author="SLC 062" w:date="2019-03-25T18:20:00Z">
          <w:r w:rsidDel="005573C5">
            <w:rPr>
              <w:b/>
            </w:rPr>
            <w:delText>View</w:delText>
          </w:r>
        </w:del>
      </w:ins>
      <w:ins w:id="35" w:author="SLC 062" w:date="2019-03-25T18:20:00Z">
        <w:r w:rsidR="005573C5">
          <w:rPr>
            <w:b/>
          </w:rPr>
          <w:t>Insert</w:t>
        </w:r>
      </w:ins>
      <w:ins w:id="36" w:author="SLC 147" w:date="2019-03-25T15:47:00Z">
        <w:r>
          <w:rPr>
            <w:b/>
          </w:rPr>
          <w:t xml:space="preserve"> Task</w:t>
        </w:r>
      </w:ins>
      <w:del w:id="37" w:author="SLC 147" w:date="2019-03-25T15:47:00Z">
        <w:r w:rsidR="00433736" w:rsidRPr="00CD3027" w:rsidDel="0054414F">
          <w:rPr>
            <w:b/>
          </w:rPr>
          <w:delText>Add New Book</w:delText>
        </w:r>
      </w:del>
    </w:p>
    <w:p w14:paraId="6CC854A1" w14:textId="42BC2EED" w:rsidR="00433736" w:rsidRPr="00CD3027" w:rsidRDefault="005573C5" w:rsidP="00433736">
      <w:pPr>
        <w:pStyle w:val="ListParagraph"/>
        <w:numPr>
          <w:ilvl w:val="0"/>
          <w:numId w:val="11"/>
        </w:numPr>
        <w:tabs>
          <w:tab w:val="left" w:pos="1980"/>
        </w:tabs>
        <w:spacing w:line="360" w:lineRule="auto"/>
        <w:rPr>
          <w:b/>
        </w:rPr>
      </w:pPr>
      <w:ins w:id="38" w:author="SLC 062" w:date="2019-03-25T18:20:00Z">
        <w:r>
          <w:rPr>
            <w:b/>
          </w:rPr>
          <w:t>View</w:t>
        </w:r>
      </w:ins>
      <w:ins w:id="39" w:author="SLC 147" w:date="2019-03-25T15:47:00Z">
        <w:del w:id="40" w:author="SLC 062" w:date="2019-03-25T18:20:00Z">
          <w:r w:rsidR="0054414F" w:rsidDel="005573C5">
            <w:rPr>
              <w:b/>
            </w:rPr>
            <w:delText>Insert</w:delText>
          </w:r>
        </w:del>
        <w:r w:rsidR="0054414F">
          <w:rPr>
            <w:b/>
          </w:rPr>
          <w:t xml:space="preserve"> Task</w:t>
        </w:r>
      </w:ins>
      <w:del w:id="41" w:author="SLC 147" w:date="2019-03-25T15:47:00Z">
        <w:r w:rsidR="00433736" w:rsidRPr="00CD3027" w:rsidDel="0054414F">
          <w:rPr>
            <w:b/>
          </w:rPr>
          <w:delText>View Book</w:delText>
        </w:r>
      </w:del>
    </w:p>
    <w:p w14:paraId="5C639EFF" w14:textId="171AB617" w:rsidR="00433736" w:rsidRPr="00CD3027" w:rsidRDefault="0054414F" w:rsidP="00433736">
      <w:pPr>
        <w:pStyle w:val="ListParagraph"/>
        <w:numPr>
          <w:ilvl w:val="0"/>
          <w:numId w:val="11"/>
        </w:numPr>
        <w:tabs>
          <w:tab w:val="left" w:pos="1980"/>
        </w:tabs>
        <w:spacing w:line="360" w:lineRule="auto"/>
        <w:rPr>
          <w:b/>
        </w:rPr>
      </w:pPr>
      <w:ins w:id="42" w:author="SLC 147" w:date="2019-03-25T15:47:00Z">
        <w:r>
          <w:rPr>
            <w:b/>
          </w:rPr>
          <w:t>Complete Task</w:t>
        </w:r>
      </w:ins>
      <w:del w:id="43" w:author="SLC 147" w:date="2019-03-25T15:47:00Z">
        <w:r w:rsidR="00433736" w:rsidRPr="00CD3027" w:rsidDel="0054414F">
          <w:rPr>
            <w:b/>
          </w:rPr>
          <w:delText>Delete Book</w:delText>
        </w:r>
      </w:del>
    </w:p>
    <w:p w14:paraId="08D1F908" w14:textId="537A817A" w:rsidR="00433736" w:rsidRPr="00DB1956" w:rsidRDefault="00433736" w:rsidP="00433736">
      <w:pPr>
        <w:pStyle w:val="ListParagraph"/>
        <w:numPr>
          <w:ilvl w:val="0"/>
          <w:numId w:val="11"/>
        </w:numPr>
        <w:tabs>
          <w:tab w:val="left" w:pos="1980"/>
        </w:tabs>
        <w:spacing w:line="360" w:lineRule="auto"/>
        <w:rPr>
          <w:b/>
        </w:rPr>
      </w:pPr>
      <w:r w:rsidRPr="00CD3027">
        <w:rPr>
          <w:b/>
        </w:rPr>
        <w:t>Exit</w:t>
      </w:r>
    </w:p>
    <w:p w14:paraId="695CEA91" w14:textId="4427BBBC" w:rsidR="00611480" w:rsidRDefault="00433736" w:rsidP="00187C89">
      <w:pPr>
        <w:keepNext/>
        <w:tabs>
          <w:tab w:val="left" w:pos="1980"/>
        </w:tabs>
        <w:spacing w:line="276" w:lineRule="auto"/>
        <w:jc w:val="center"/>
      </w:pPr>
      <w:del w:id="44" w:author="SLC 062" w:date="2019-03-25T18:43:00Z">
        <w:r w:rsidDel="00206143">
          <w:rPr>
            <w:noProof/>
          </w:rPr>
          <w:drawing>
            <wp:inline distT="0" distB="0" distL="0" distR="0" wp14:anchorId="0B0A6FB1" wp14:editId="6A4C6FB0">
              <wp:extent cx="5946405" cy="969583"/>
              <wp:effectExtent l="19050" t="19050" r="1905" b="254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Screenshot_2.png"/>
                      <pic:cNvPicPr/>
                    </pic:nvPicPr>
                    <pic:blipFill rotWithShape="1"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-2048" t="2301" r="-239587" b="-2301"/>
                      <a:stretch/>
                    </pic:blipFill>
                    <pic:spPr bwMode="auto">
                      <a:xfrm>
                        <a:off x="0" y="0"/>
                        <a:ext cx="5946405" cy="969583"/>
                      </a:xfrm>
                      <a:prstGeom prst="rect">
                        <a:avLst/>
                      </a:prstGeom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45" w:author="SLC 062" w:date="2019-03-25T18:43:00Z">
        <w:r w:rsidR="003D20AA">
          <w:rPr>
            <w:noProof/>
          </w:rPr>
          <w:drawing>
            <wp:inline distT="0" distB="0" distL="0" distR="0" wp14:anchorId="435A0339" wp14:editId="78DA983D">
              <wp:extent cx="4944165" cy="1609950"/>
              <wp:effectExtent l="19050" t="19050" r="8890" b="28575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Screenshot_1.png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44165" cy="160995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7A4B55AF" w14:textId="3CD62777" w:rsidR="00433736" w:rsidRPr="00187C89" w:rsidRDefault="00611480" w:rsidP="00187C89">
      <w:pPr>
        <w:pStyle w:val="Caption"/>
        <w:spacing w:after="0" w:line="360" w:lineRule="auto"/>
        <w:jc w:val="center"/>
        <w:rPr>
          <w:b/>
        </w:rPr>
      </w:pPr>
      <w:r w:rsidRPr="00187C89">
        <w:rPr>
          <w:b/>
          <w:i w:val="0"/>
          <w:color w:val="auto"/>
        </w:rPr>
        <w:t xml:space="preserve">Figure </w:t>
      </w:r>
      <w:r w:rsidRPr="00187C89">
        <w:rPr>
          <w:b/>
          <w:i w:val="0"/>
          <w:color w:val="auto"/>
        </w:rPr>
        <w:fldChar w:fldCharType="begin"/>
      </w:r>
      <w:r w:rsidRPr="00187C89">
        <w:rPr>
          <w:b/>
          <w:i w:val="0"/>
          <w:color w:val="auto"/>
        </w:rPr>
        <w:instrText xml:space="preserve"> SEQ Figure \* ARABIC </w:instrText>
      </w:r>
      <w:r w:rsidRPr="00187C89">
        <w:rPr>
          <w:b/>
          <w:i w:val="0"/>
          <w:color w:val="auto"/>
        </w:rPr>
        <w:fldChar w:fldCharType="separate"/>
      </w:r>
      <w:r w:rsidR="001B7737" w:rsidRPr="00187C89">
        <w:rPr>
          <w:b/>
          <w:i w:val="0"/>
          <w:noProof/>
          <w:color w:val="auto"/>
        </w:rPr>
        <w:t>1</w:t>
      </w:r>
      <w:r w:rsidRPr="00187C89">
        <w:rPr>
          <w:b/>
          <w:i w:val="0"/>
          <w:color w:val="auto"/>
        </w:rPr>
        <w:fldChar w:fldCharType="end"/>
      </w:r>
      <w:r w:rsidRPr="00187C89">
        <w:rPr>
          <w:b/>
          <w:i w:val="0"/>
          <w:color w:val="auto"/>
        </w:rPr>
        <w:t>. Main menu</w:t>
      </w:r>
    </w:p>
    <w:p w14:paraId="58AD3747" w14:textId="7DC5D358" w:rsidR="00433736" w:rsidRDefault="00DF249B" w:rsidP="00433736">
      <w:pPr>
        <w:pStyle w:val="ListParagraph"/>
        <w:numPr>
          <w:ilvl w:val="0"/>
          <w:numId w:val="12"/>
        </w:numPr>
        <w:tabs>
          <w:tab w:val="left" w:pos="1980"/>
        </w:tabs>
        <w:spacing w:line="360" w:lineRule="auto"/>
        <w:rPr>
          <w:b/>
        </w:rPr>
      </w:pPr>
      <w:ins w:id="46" w:author="SLC 147" w:date="2019-03-25T15:48:00Z">
        <w:r>
          <w:rPr>
            <w:b/>
          </w:rPr>
          <w:t>Insert Task</w:t>
        </w:r>
      </w:ins>
      <w:del w:id="47" w:author="SLC 147" w:date="2019-03-25T15:48:00Z">
        <w:r w:rsidR="00433736" w:rsidDel="00DF249B">
          <w:rPr>
            <w:b/>
          </w:rPr>
          <w:delText>Add New Book</w:delText>
        </w:r>
      </w:del>
    </w:p>
    <w:p w14:paraId="082E84D9" w14:textId="432ED5DE" w:rsidR="00433736" w:rsidRPr="002A5294" w:rsidRDefault="00433736" w:rsidP="00A64417">
      <w:pPr>
        <w:tabs>
          <w:tab w:val="left" w:pos="1980"/>
        </w:tabs>
        <w:spacing w:line="360" w:lineRule="auto"/>
        <w:ind w:left="360" w:firstLine="360"/>
        <w:jc w:val="both"/>
        <w:rPr>
          <w:b/>
        </w:rPr>
      </w:pPr>
      <w:r>
        <w:t xml:space="preserve">The first menu option let the user </w:t>
      </w:r>
      <w:r w:rsidRPr="00C50B95">
        <w:rPr>
          <w:b/>
        </w:rPr>
        <w:t xml:space="preserve">inserts a new </w:t>
      </w:r>
      <w:del w:id="48" w:author="SLC 147" w:date="2019-03-25T15:48:00Z">
        <w:r w:rsidRPr="00C50B95" w:rsidDel="00DF249B">
          <w:rPr>
            <w:b/>
          </w:rPr>
          <w:delText>book</w:delText>
        </w:r>
        <w:r w:rsidDel="00DF249B">
          <w:delText xml:space="preserve"> </w:delText>
        </w:r>
      </w:del>
      <w:ins w:id="49" w:author="SLC 147" w:date="2019-03-25T15:48:00Z">
        <w:r w:rsidR="00DF249B">
          <w:rPr>
            <w:b/>
          </w:rPr>
          <w:t>task</w:t>
        </w:r>
        <w:r w:rsidR="00DF249B">
          <w:t xml:space="preserve"> </w:t>
        </w:r>
      </w:ins>
      <w:r w:rsidRPr="008D2BD5">
        <w:rPr>
          <w:b/>
        </w:rPr>
        <w:t>into the system</w:t>
      </w:r>
      <w:r>
        <w:t xml:space="preserve">. This option requires the user to input information regarding the </w:t>
      </w:r>
      <w:ins w:id="50" w:author="SLC 147" w:date="2019-03-25T15:48:00Z">
        <w:r w:rsidR="00DF249B">
          <w:t>task</w:t>
        </w:r>
      </w:ins>
      <w:del w:id="51" w:author="SLC 147" w:date="2019-03-25T15:48:00Z">
        <w:r w:rsidDel="00DF249B">
          <w:delText>book</w:delText>
        </w:r>
      </w:del>
      <w:r>
        <w:t xml:space="preserve"> that follows the following detail which are:</w:t>
      </w:r>
    </w:p>
    <w:p w14:paraId="7BAB3B71" w14:textId="6572578E" w:rsidR="00433736" w:rsidRPr="00A64417" w:rsidRDefault="00433736" w:rsidP="00A64417">
      <w:pPr>
        <w:pStyle w:val="ListParagraph"/>
        <w:numPr>
          <w:ilvl w:val="0"/>
          <w:numId w:val="13"/>
        </w:numPr>
        <w:tabs>
          <w:tab w:val="left" w:pos="1980"/>
        </w:tabs>
        <w:spacing w:line="360" w:lineRule="auto"/>
        <w:jc w:val="both"/>
      </w:pPr>
      <w:r>
        <w:t xml:space="preserve">Ask the user to </w:t>
      </w:r>
      <w:r w:rsidRPr="00CD4C9E">
        <w:rPr>
          <w:b/>
        </w:rPr>
        <w:t xml:space="preserve">input </w:t>
      </w:r>
      <w:ins w:id="52" w:author="SLC 147" w:date="2019-03-25T15:49:00Z">
        <w:r w:rsidR="00F9442C">
          <w:rPr>
            <w:b/>
          </w:rPr>
          <w:t>Task</w:t>
        </w:r>
      </w:ins>
      <w:del w:id="53" w:author="SLC 147" w:date="2019-03-25T15:49:00Z">
        <w:r w:rsidDel="00F9442C">
          <w:rPr>
            <w:b/>
          </w:rPr>
          <w:delText>Book</w:delText>
        </w:r>
      </w:del>
      <w:r>
        <w:rPr>
          <w:b/>
        </w:rPr>
        <w:t>’s Title</w:t>
      </w:r>
      <w:r>
        <w:t xml:space="preserve">. The </w:t>
      </w:r>
      <w:ins w:id="54" w:author="SLC 147" w:date="2019-03-25T15:49:00Z">
        <w:r w:rsidR="00F9442C">
          <w:t>task</w:t>
        </w:r>
      </w:ins>
      <w:del w:id="55" w:author="SLC 147" w:date="2019-03-25T15:49:00Z">
        <w:r w:rsidDel="00F9442C">
          <w:delText>book</w:delText>
        </w:r>
      </w:del>
      <w:r>
        <w:t xml:space="preserve">’s title must be </w:t>
      </w:r>
      <w:r>
        <w:rPr>
          <w:b/>
        </w:rPr>
        <w:t xml:space="preserve">between 5 </w:t>
      </w:r>
      <w:r w:rsidR="00B731BB">
        <w:rPr>
          <w:b/>
        </w:rPr>
        <w:t xml:space="preserve">and </w:t>
      </w:r>
      <w:ins w:id="56" w:author="SLC 147" w:date="2019-03-25T15:49:00Z">
        <w:r w:rsidR="007072D0">
          <w:rPr>
            <w:b/>
          </w:rPr>
          <w:t>15</w:t>
        </w:r>
      </w:ins>
      <w:del w:id="57" w:author="SLC 147" w:date="2019-03-25T15:49:00Z">
        <w:r w:rsidDel="007072D0">
          <w:rPr>
            <w:b/>
          </w:rPr>
          <w:delText>20</w:delText>
        </w:r>
      </w:del>
      <w:r>
        <w:rPr>
          <w:b/>
        </w:rPr>
        <w:t xml:space="preserve"> characters. </w:t>
      </w:r>
    </w:p>
    <w:p w14:paraId="26A3EBCE" w14:textId="2AB42910" w:rsidR="001B7737" w:rsidRDefault="00A64417" w:rsidP="00187C89">
      <w:pPr>
        <w:keepNext/>
        <w:tabs>
          <w:tab w:val="left" w:pos="1980"/>
        </w:tabs>
        <w:spacing w:line="276" w:lineRule="auto"/>
        <w:jc w:val="center"/>
      </w:pPr>
      <w:del w:id="58" w:author="SLC 062" w:date="2019-03-25T18:44:00Z">
        <w:r w:rsidDel="003D20AA">
          <w:rPr>
            <w:noProof/>
          </w:rPr>
          <w:drawing>
            <wp:inline distT="0" distB="0" distL="0" distR="0" wp14:anchorId="32BACFC5" wp14:editId="260CD519">
              <wp:extent cx="5943600" cy="307776"/>
              <wp:effectExtent l="19050" t="19050" r="0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Screenshot_3.png"/>
                      <pic:cNvPicPr/>
                    </pic:nvPicPr>
                    <pic:blipFill rotWithShape="1"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" t="1248" r="-9451" b="75887"/>
                      <a:stretch/>
                    </pic:blipFill>
                    <pic:spPr bwMode="auto">
                      <a:xfrm>
                        <a:off x="0" y="0"/>
                        <a:ext cx="5943600" cy="307776"/>
                      </a:xfrm>
                      <a:prstGeom prst="rect">
                        <a:avLst/>
                      </a:prstGeom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59" w:author="SLC 062" w:date="2019-03-25T18:44:00Z">
        <w:r w:rsidR="003D20AA">
          <w:rPr>
            <w:noProof/>
          </w:rPr>
          <w:drawing>
            <wp:inline distT="0" distB="0" distL="0" distR="0" wp14:anchorId="5C981F1B" wp14:editId="45B2BBCC">
              <wp:extent cx="5668166" cy="562053"/>
              <wp:effectExtent l="19050" t="19050" r="27940" b="28575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Screenshot_2.png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8166" cy="562053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18F680D4" w14:textId="62FE1E7F" w:rsidR="00A64417" w:rsidRPr="00187C89" w:rsidRDefault="001B7737" w:rsidP="00187C89">
      <w:pPr>
        <w:pStyle w:val="Caption"/>
        <w:spacing w:after="0" w:line="360" w:lineRule="auto"/>
        <w:jc w:val="center"/>
        <w:rPr>
          <w:b/>
        </w:rPr>
      </w:pPr>
      <w:r w:rsidRPr="00187C89">
        <w:rPr>
          <w:b/>
          <w:i w:val="0"/>
          <w:color w:val="auto"/>
        </w:rPr>
        <w:t xml:space="preserve">Figure </w:t>
      </w:r>
      <w:r w:rsidRPr="00187C89">
        <w:rPr>
          <w:b/>
          <w:i w:val="0"/>
          <w:color w:val="auto"/>
        </w:rPr>
        <w:fldChar w:fldCharType="begin"/>
      </w:r>
      <w:r w:rsidRPr="00187C89">
        <w:rPr>
          <w:b/>
          <w:i w:val="0"/>
          <w:color w:val="auto"/>
        </w:rPr>
        <w:instrText xml:space="preserve"> SEQ Figure \* ARABIC </w:instrText>
      </w:r>
      <w:r w:rsidRPr="00187C89">
        <w:rPr>
          <w:b/>
          <w:i w:val="0"/>
          <w:color w:val="auto"/>
        </w:rPr>
        <w:fldChar w:fldCharType="separate"/>
      </w:r>
      <w:r w:rsidRPr="00187C89">
        <w:rPr>
          <w:b/>
          <w:i w:val="0"/>
          <w:noProof/>
          <w:color w:val="auto"/>
        </w:rPr>
        <w:t>2</w:t>
      </w:r>
      <w:r w:rsidRPr="00187C89">
        <w:rPr>
          <w:b/>
          <w:i w:val="0"/>
          <w:color w:val="auto"/>
        </w:rPr>
        <w:fldChar w:fldCharType="end"/>
      </w:r>
      <w:r w:rsidRPr="00187C89">
        <w:rPr>
          <w:b/>
          <w:i w:val="0"/>
          <w:color w:val="auto"/>
        </w:rPr>
        <w:t xml:space="preserve">. </w:t>
      </w:r>
      <w:ins w:id="60" w:author="SLC 062" w:date="2019-03-25T18:44:00Z">
        <w:r w:rsidR="003D20AA">
          <w:rPr>
            <w:b/>
            <w:i w:val="0"/>
            <w:color w:val="auto"/>
          </w:rPr>
          <w:t>Title</w:t>
        </w:r>
      </w:ins>
      <w:del w:id="61" w:author="SLC 062" w:date="2019-03-25T18:44:00Z">
        <w:r w:rsidRPr="00187C89" w:rsidDel="003D20AA">
          <w:rPr>
            <w:b/>
            <w:i w:val="0"/>
            <w:color w:val="auto"/>
          </w:rPr>
          <w:delText>Book</w:delText>
        </w:r>
      </w:del>
      <w:r w:rsidRPr="00187C89">
        <w:rPr>
          <w:b/>
          <w:i w:val="0"/>
          <w:color w:val="auto"/>
        </w:rPr>
        <w:t xml:space="preserve"> input</w:t>
      </w:r>
    </w:p>
    <w:p w14:paraId="6C7137D0" w14:textId="2B651DE6" w:rsidR="00433736" w:rsidRPr="00A64417" w:rsidRDefault="00433736" w:rsidP="00A64417">
      <w:pPr>
        <w:pStyle w:val="ListParagraph"/>
        <w:numPr>
          <w:ilvl w:val="0"/>
          <w:numId w:val="13"/>
        </w:numPr>
        <w:tabs>
          <w:tab w:val="left" w:pos="1980"/>
        </w:tabs>
        <w:spacing w:line="360" w:lineRule="auto"/>
        <w:jc w:val="both"/>
      </w:pPr>
      <w:r>
        <w:t xml:space="preserve">Ask the user to </w:t>
      </w:r>
      <w:r w:rsidRPr="00481A09">
        <w:rPr>
          <w:b/>
        </w:rPr>
        <w:t xml:space="preserve">input </w:t>
      </w:r>
      <w:ins w:id="62" w:author="SLC 147" w:date="2019-03-25T15:49:00Z">
        <w:r w:rsidR="007072D0">
          <w:rPr>
            <w:b/>
          </w:rPr>
          <w:t>Task</w:t>
        </w:r>
      </w:ins>
      <w:del w:id="63" w:author="SLC 147" w:date="2019-03-25T15:49:00Z">
        <w:r w:rsidDel="007072D0">
          <w:rPr>
            <w:b/>
          </w:rPr>
          <w:delText>Book</w:delText>
        </w:r>
      </w:del>
      <w:r>
        <w:rPr>
          <w:b/>
        </w:rPr>
        <w:t xml:space="preserve">’s </w:t>
      </w:r>
      <w:ins w:id="64" w:author="SLC 147" w:date="2019-03-25T15:49:00Z">
        <w:r w:rsidR="007072D0">
          <w:rPr>
            <w:b/>
          </w:rPr>
          <w:t>Description</w:t>
        </w:r>
      </w:ins>
      <w:del w:id="65" w:author="SLC 147" w:date="2019-03-25T15:49:00Z">
        <w:r w:rsidDel="007072D0">
          <w:rPr>
            <w:b/>
          </w:rPr>
          <w:delText>Author</w:delText>
        </w:r>
      </w:del>
      <w:r>
        <w:t xml:space="preserve">. The </w:t>
      </w:r>
      <w:ins w:id="66" w:author="SLC 147" w:date="2019-03-25T15:49:00Z">
        <w:r w:rsidR="007072D0">
          <w:t>task</w:t>
        </w:r>
      </w:ins>
      <w:del w:id="67" w:author="SLC 147" w:date="2019-03-25T15:49:00Z">
        <w:r w:rsidDel="007072D0">
          <w:delText>book</w:delText>
        </w:r>
      </w:del>
      <w:r>
        <w:t xml:space="preserve">’s </w:t>
      </w:r>
      <w:del w:id="68" w:author="SLC 147" w:date="2019-03-25T15:49:00Z">
        <w:r w:rsidDel="007072D0">
          <w:delText xml:space="preserve">author </w:delText>
        </w:r>
      </w:del>
      <w:ins w:id="69" w:author="SLC 147" w:date="2019-03-25T15:49:00Z">
        <w:r w:rsidR="007072D0">
          <w:t xml:space="preserve">description </w:t>
        </w:r>
      </w:ins>
      <w:r w:rsidRPr="000E5431">
        <w:rPr>
          <w:b/>
        </w:rPr>
        <w:t xml:space="preserve">must </w:t>
      </w:r>
      <w:ins w:id="70" w:author="SLC 147" w:date="2019-03-25T15:50:00Z">
        <w:r w:rsidR="007072D0">
          <w:rPr>
            <w:b/>
            <w:noProof/>
          </w:rPr>
          <w:t>contains</w:t>
        </w:r>
      </w:ins>
      <w:del w:id="71" w:author="SLC 147" w:date="2019-03-25T15:50:00Z">
        <w:r w:rsidRPr="002612B9" w:rsidDel="007072D0">
          <w:rPr>
            <w:b/>
            <w:noProof/>
          </w:rPr>
          <w:delText>start</w:delText>
        </w:r>
      </w:del>
      <w:r w:rsidRPr="000E5431">
        <w:rPr>
          <w:b/>
        </w:rPr>
        <w:t xml:space="preserve"> </w:t>
      </w:r>
      <w:ins w:id="72" w:author="SLC 147" w:date="2019-03-25T15:50:00Z">
        <w:r w:rsidR="007072D0">
          <w:rPr>
            <w:b/>
          </w:rPr>
          <w:t>at least 2 words</w:t>
        </w:r>
      </w:ins>
      <w:del w:id="73" w:author="SLC 147" w:date="2019-03-25T15:50:00Z">
        <w:r w:rsidRPr="000E5431" w:rsidDel="007072D0">
          <w:rPr>
            <w:b/>
          </w:rPr>
          <w:delText>with “Mr. ” or “Ms. ”</w:delText>
        </w:r>
      </w:del>
      <w:r w:rsidRPr="000E5431">
        <w:rPr>
          <w:b/>
        </w:rPr>
        <w:t>.</w:t>
      </w:r>
    </w:p>
    <w:p w14:paraId="4ED3E49D" w14:textId="15D0DA9F" w:rsidR="001B7737" w:rsidRDefault="00A64417" w:rsidP="00187C89">
      <w:pPr>
        <w:keepNext/>
        <w:tabs>
          <w:tab w:val="left" w:pos="1980"/>
        </w:tabs>
        <w:spacing w:line="276" w:lineRule="auto"/>
        <w:jc w:val="center"/>
      </w:pPr>
      <w:del w:id="74" w:author="SLC 062" w:date="2019-03-25T18:45:00Z">
        <w:r w:rsidDel="003D20AA">
          <w:rPr>
            <w:noProof/>
          </w:rPr>
          <w:drawing>
            <wp:inline distT="0" distB="0" distL="0" distR="0" wp14:anchorId="4B6A3D1E" wp14:editId="6DA9BC02">
              <wp:extent cx="5946405" cy="313671"/>
              <wp:effectExtent l="19050" t="19050" r="0" b="0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Screenshot_3.png"/>
                      <pic:cNvPicPr/>
                    </pic:nvPicPr>
                    <pic:blipFill rotWithShape="1"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-1" t="22034" r="-9453" b="54674"/>
                      <a:stretch/>
                    </pic:blipFill>
                    <pic:spPr bwMode="auto">
                      <a:xfrm>
                        <a:off x="0" y="0"/>
                        <a:ext cx="5959189" cy="314345"/>
                      </a:xfrm>
                      <a:prstGeom prst="rect">
                        <a:avLst/>
                      </a:prstGeom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75" w:author="SLC 062" w:date="2019-03-25T18:45:00Z">
        <w:r w:rsidR="003D20AA">
          <w:rPr>
            <w:noProof/>
          </w:rPr>
          <w:drawing>
            <wp:inline distT="0" distB="0" distL="0" distR="0" wp14:anchorId="085FD0D8" wp14:editId="0EE71FDC">
              <wp:extent cx="5468113" cy="495369"/>
              <wp:effectExtent l="19050" t="19050" r="18415" b="19050"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Screenshot_3.png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8113" cy="495369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251763A4" w14:textId="4AAD3877" w:rsidR="00A64417" w:rsidRPr="00187C89" w:rsidRDefault="001B7737" w:rsidP="00187C89">
      <w:pPr>
        <w:pStyle w:val="Caption"/>
        <w:spacing w:after="0" w:line="360" w:lineRule="auto"/>
        <w:jc w:val="center"/>
        <w:rPr>
          <w:b/>
        </w:rPr>
      </w:pPr>
      <w:r w:rsidRPr="00187C89">
        <w:rPr>
          <w:b/>
          <w:i w:val="0"/>
          <w:color w:val="auto"/>
        </w:rPr>
        <w:t xml:space="preserve">Figure </w:t>
      </w:r>
      <w:r w:rsidRPr="00187C89">
        <w:rPr>
          <w:b/>
          <w:i w:val="0"/>
          <w:color w:val="auto"/>
        </w:rPr>
        <w:fldChar w:fldCharType="begin"/>
      </w:r>
      <w:r w:rsidRPr="00187C89">
        <w:rPr>
          <w:b/>
          <w:i w:val="0"/>
          <w:color w:val="auto"/>
        </w:rPr>
        <w:instrText xml:space="preserve"> SEQ Figure \* ARABIC </w:instrText>
      </w:r>
      <w:r w:rsidRPr="00187C89">
        <w:rPr>
          <w:b/>
          <w:i w:val="0"/>
          <w:color w:val="auto"/>
        </w:rPr>
        <w:fldChar w:fldCharType="separate"/>
      </w:r>
      <w:r w:rsidRPr="00187C89">
        <w:rPr>
          <w:b/>
          <w:i w:val="0"/>
          <w:noProof/>
          <w:color w:val="auto"/>
        </w:rPr>
        <w:t>3</w:t>
      </w:r>
      <w:r w:rsidRPr="00187C89">
        <w:rPr>
          <w:b/>
          <w:i w:val="0"/>
          <w:color w:val="auto"/>
        </w:rPr>
        <w:fldChar w:fldCharType="end"/>
      </w:r>
      <w:r w:rsidRPr="00187C89">
        <w:rPr>
          <w:b/>
          <w:i w:val="0"/>
          <w:color w:val="auto"/>
        </w:rPr>
        <w:t xml:space="preserve">. </w:t>
      </w:r>
      <w:ins w:id="76" w:author="SLC 062" w:date="2019-03-25T18:45:00Z">
        <w:r w:rsidR="003D20AA">
          <w:rPr>
            <w:b/>
            <w:i w:val="0"/>
            <w:color w:val="auto"/>
          </w:rPr>
          <w:t>Description</w:t>
        </w:r>
      </w:ins>
      <w:del w:id="77" w:author="SLC 062" w:date="2019-03-25T18:45:00Z">
        <w:r w:rsidRPr="00187C89" w:rsidDel="003D20AA">
          <w:rPr>
            <w:b/>
            <w:i w:val="0"/>
            <w:color w:val="auto"/>
          </w:rPr>
          <w:delText>Author</w:delText>
        </w:r>
      </w:del>
      <w:r w:rsidRPr="00187C89">
        <w:rPr>
          <w:b/>
          <w:i w:val="0"/>
          <w:color w:val="auto"/>
        </w:rPr>
        <w:t xml:space="preserve"> input</w:t>
      </w:r>
    </w:p>
    <w:p w14:paraId="4E771A2D" w14:textId="12D1AF18" w:rsidR="00433736" w:rsidRPr="00A64417" w:rsidRDefault="00433736" w:rsidP="00A64417">
      <w:pPr>
        <w:pStyle w:val="ListParagraph"/>
        <w:numPr>
          <w:ilvl w:val="0"/>
          <w:numId w:val="13"/>
        </w:numPr>
        <w:tabs>
          <w:tab w:val="left" w:pos="1980"/>
        </w:tabs>
        <w:spacing w:line="360" w:lineRule="auto"/>
        <w:jc w:val="both"/>
      </w:pPr>
      <w:r>
        <w:lastRenderedPageBreak/>
        <w:t xml:space="preserve">Ask the user to </w:t>
      </w:r>
      <w:r w:rsidRPr="00481A09">
        <w:rPr>
          <w:b/>
        </w:rPr>
        <w:t xml:space="preserve">input </w:t>
      </w:r>
      <w:ins w:id="78" w:author="SLC 147" w:date="2019-03-25T15:50:00Z">
        <w:r w:rsidR="007072D0">
          <w:rPr>
            <w:b/>
          </w:rPr>
          <w:t>Task</w:t>
        </w:r>
      </w:ins>
      <w:del w:id="79" w:author="SLC 147" w:date="2019-03-25T15:50:00Z">
        <w:r w:rsidDel="007072D0">
          <w:rPr>
            <w:b/>
          </w:rPr>
          <w:delText>Book</w:delText>
        </w:r>
      </w:del>
      <w:r>
        <w:rPr>
          <w:b/>
        </w:rPr>
        <w:t xml:space="preserve">’s </w:t>
      </w:r>
      <w:ins w:id="80" w:author="SLC 147" w:date="2019-03-25T15:50:00Z">
        <w:r w:rsidR="00F97492">
          <w:rPr>
            <w:b/>
          </w:rPr>
          <w:t>type</w:t>
        </w:r>
      </w:ins>
      <w:del w:id="81" w:author="SLC 147" w:date="2019-03-25T15:50:00Z">
        <w:r w:rsidDel="00F97492">
          <w:rPr>
            <w:b/>
          </w:rPr>
          <w:delText>genre</w:delText>
        </w:r>
      </w:del>
      <w:r w:rsidRPr="00481A09">
        <w:rPr>
          <w:b/>
        </w:rPr>
        <w:t>.</w:t>
      </w:r>
      <w:r>
        <w:t xml:space="preserve"> The </w:t>
      </w:r>
      <w:ins w:id="82" w:author="SLC 147" w:date="2019-03-25T15:50:00Z">
        <w:r w:rsidR="00C37980">
          <w:t>task’s type</w:t>
        </w:r>
      </w:ins>
      <w:del w:id="83" w:author="SLC 147" w:date="2019-03-25T15:50:00Z">
        <w:r w:rsidDel="00C37980">
          <w:delText>book genre</w:delText>
        </w:r>
      </w:del>
      <w:r>
        <w:t xml:space="preserve"> </w:t>
      </w:r>
      <w:r w:rsidRPr="003306B4">
        <w:rPr>
          <w:b/>
        </w:rPr>
        <w:t>must be</w:t>
      </w:r>
      <w:r w:rsidRPr="00A64417">
        <w:t xml:space="preserve"> </w:t>
      </w:r>
      <w:del w:id="84" w:author="SLC 147" w:date="2019-03-25T15:51:00Z">
        <w:r w:rsidRPr="00A64417" w:rsidDel="00C37980">
          <w:delText>“</w:delText>
        </w:r>
        <w:r w:rsidDel="00C37980">
          <w:rPr>
            <w:b/>
          </w:rPr>
          <w:delText>Horror</w:delText>
        </w:r>
        <w:r w:rsidRPr="00A64417" w:rsidDel="00C37980">
          <w:delText xml:space="preserve">”, </w:delText>
        </w:r>
      </w:del>
      <w:r w:rsidRPr="00A64417">
        <w:t>“</w:t>
      </w:r>
      <w:ins w:id="85" w:author="SLC 147" w:date="2019-03-25T15:51:00Z">
        <w:r w:rsidR="00C37980">
          <w:rPr>
            <w:b/>
          </w:rPr>
          <w:t>Important</w:t>
        </w:r>
      </w:ins>
      <w:del w:id="86" w:author="SLC 147" w:date="2019-03-25T15:51:00Z">
        <w:r w:rsidDel="00C37980">
          <w:rPr>
            <w:b/>
          </w:rPr>
          <w:delText>Comedy</w:delText>
        </w:r>
      </w:del>
      <w:r w:rsidRPr="00A64417">
        <w:t>”, or “</w:t>
      </w:r>
      <w:ins w:id="87" w:author="SLC 147" w:date="2019-03-25T15:51:00Z">
        <w:r w:rsidR="00C37980">
          <w:rPr>
            <w:b/>
          </w:rPr>
          <w:t>Unimportan</w:t>
        </w:r>
        <w:r w:rsidR="00936EF3">
          <w:rPr>
            <w:b/>
          </w:rPr>
          <w:t>t</w:t>
        </w:r>
      </w:ins>
      <w:del w:id="88" w:author="SLC 147" w:date="2019-03-25T15:51:00Z">
        <w:r w:rsidDel="00C37980">
          <w:rPr>
            <w:b/>
          </w:rPr>
          <w:delText>Romance</w:delText>
        </w:r>
      </w:del>
      <w:r w:rsidRPr="00A64417">
        <w:t>”</w:t>
      </w:r>
      <w:r>
        <w:rPr>
          <w:b/>
        </w:rPr>
        <w:t xml:space="preserve"> (Case </w:t>
      </w:r>
      <w:ins w:id="89" w:author="SLC 147" w:date="2019-03-25T15:51:00Z">
        <w:r w:rsidR="00EB7A83">
          <w:rPr>
            <w:b/>
          </w:rPr>
          <w:t>Ins</w:t>
        </w:r>
      </w:ins>
      <w:del w:id="90" w:author="SLC 147" w:date="2019-03-25T15:51:00Z">
        <w:r w:rsidDel="00EB7A83">
          <w:rPr>
            <w:b/>
          </w:rPr>
          <w:delText>S</w:delText>
        </w:r>
      </w:del>
      <w:r>
        <w:rPr>
          <w:b/>
        </w:rPr>
        <w:t>ensitive)</w:t>
      </w:r>
      <w:r w:rsidR="00920B39">
        <w:rPr>
          <w:b/>
        </w:rPr>
        <w:t>.</w:t>
      </w:r>
    </w:p>
    <w:p w14:paraId="3D26D97B" w14:textId="091E25FF" w:rsidR="001B7737" w:rsidRDefault="00A64417" w:rsidP="00187C89">
      <w:pPr>
        <w:keepNext/>
        <w:tabs>
          <w:tab w:val="left" w:pos="1980"/>
        </w:tabs>
        <w:spacing w:line="276" w:lineRule="auto"/>
        <w:jc w:val="center"/>
      </w:pPr>
      <w:del w:id="91" w:author="SLC 062" w:date="2019-03-25T18:45:00Z">
        <w:r w:rsidDel="003D20AA">
          <w:rPr>
            <w:noProof/>
          </w:rPr>
          <w:drawing>
            <wp:inline distT="0" distB="0" distL="0" distR="0" wp14:anchorId="53013A85" wp14:editId="4D436956">
              <wp:extent cx="5943600" cy="308359"/>
              <wp:effectExtent l="19050" t="19050" r="0" b="0"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Screenshot_3.png"/>
                      <pic:cNvPicPr/>
                    </pic:nvPicPr>
                    <pic:blipFill rotWithShape="1"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64855" r="-9371" b="12254"/>
                      <a:stretch/>
                    </pic:blipFill>
                    <pic:spPr bwMode="auto">
                      <a:xfrm>
                        <a:off x="0" y="0"/>
                        <a:ext cx="5943600" cy="308359"/>
                      </a:xfrm>
                      <a:prstGeom prst="rect">
                        <a:avLst/>
                      </a:prstGeom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92" w:author="SLC 062" w:date="2019-03-25T18:45:00Z">
        <w:r w:rsidR="003D20AA">
          <w:rPr>
            <w:noProof/>
          </w:rPr>
          <w:drawing>
            <wp:inline distT="0" distB="0" distL="0" distR="0" wp14:anchorId="64A461DB" wp14:editId="082C06B1">
              <wp:extent cx="5830114" cy="523948"/>
              <wp:effectExtent l="19050" t="19050" r="18415" b="28575"/>
              <wp:docPr id="11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Screenshot_4.png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0114" cy="52394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66E16625" w14:textId="41CB3616" w:rsidR="00A64417" w:rsidRPr="00187C89" w:rsidRDefault="001B7737" w:rsidP="00187C89">
      <w:pPr>
        <w:pStyle w:val="Caption"/>
        <w:spacing w:after="0" w:line="360" w:lineRule="auto"/>
        <w:jc w:val="center"/>
        <w:rPr>
          <w:b/>
        </w:rPr>
      </w:pPr>
      <w:r w:rsidRPr="00187C89">
        <w:rPr>
          <w:b/>
          <w:i w:val="0"/>
          <w:color w:val="auto"/>
        </w:rPr>
        <w:t xml:space="preserve">Figure </w:t>
      </w:r>
      <w:r w:rsidRPr="00187C89">
        <w:rPr>
          <w:b/>
          <w:i w:val="0"/>
          <w:color w:val="auto"/>
        </w:rPr>
        <w:fldChar w:fldCharType="begin"/>
      </w:r>
      <w:r w:rsidRPr="00187C89">
        <w:rPr>
          <w:b/>
          <w:i w:val="0"/>
          <w:color w:val="auto"/>
        </w:rPr>
        <w:instrText xml:space="preserve"> SEQ Figure \* ARABIC </w:instrText>
      </w:r>
      <w:r w:rsidRPr="00187C89">
        <w:rPr>
          <w:b/>
          <w:i w:val="0"/>
          <w:color w:val="auto"/>
        </w:rPr>
        <w:fldChar w:fldCharType="separate"/>
      </w:r>
      <w:r w:rsidRPr="00187C89">
        <w:rPr>
          <w:b/>
          <w:i w:val="0"/>
          <w:noProof/>
          <w:color w:val="auto"/>
        </w:rPr>
        <w:t>4</w:t>
      </w:r>
      <w:r w:rsidRPr="00187C89">
        <w:rPr>
          <w:b/>
          <w:i w:val="0"/>
          <w:color w:val="auto"/>
        </w:rPr>
        <w:fldChar w:fldCharType="end"/>
      </w:r>
      <w:r w:rsidRPr="00187C89">
        <w:rPr>
          <w:b/>
          <w:i w:val="0"/>
          <w:color w:val="auto"/>
        </w:rPr>
        <w:t xml:space="preserve">. </w:t>
      </w:r>
      <w:ins w:id="93" w:author="SLC 062" w:date="2019-03-25T18:45:00Z">
        <w:r w:rsidR="003D20AA">
          <w:rPr>
            <w:b/>
            <w:i w:val="0"/>
            <w:color w:val="auto"/>
          </w:rPr>
          <w:t>Type</w:t>
        </w:r>
      </w:ins>
      <w:del w:id="94" w:author="SLC 062" w:date="2019-03-25T18:45:00Z">
        <w:r w:rsidRPr="00187C89" w:rsidDel="003D20AA">
          <w:rPr>
            <w:b/>
            <w:i w:val="0"/>
            <w:color w:val="auto"/>
          </w:rPr>
          <w:delText>Genre</w:delText>
        </w:r>
      </w:del>
      <w:r w:rsidRPr="00187C89">
        <w:rPr>
          <w:b/>
          <w:i w:val="0"/>
          <w:color w:val="auto"/>
        </w:rPr>
        <w:t xml:space="preserve"> input</w:t>
      </w:r>
    </w:p>
    <w:p w14:paraId="31C2CA7E" w14:textId="1F219AE2" w:rsidR="0094206D" w:rsidRDefault="002612B9" w:rsidP="00A64417">
      <w:pPr>
        <w:pStyle w:val="ListParagraph"/>
        <w:numPr>
          <w:ilvl w:val="0"/>
          <w:numId w:val="13"/>
        </w:numPr>
        <w:tabs>
          <w:tab w:val="left" w:pos="1980"/>
        </w:tabs>
        <w:spacing w:line="360" w:lineRule="auto"/>
        <w:jc w:val="both"/>
      </w:pPr>
      <w:r>
        <w:t>After all the required input has been filled</w:t>
      </w:r>
      <w:r w:rsidR="00433736">
        <w:t xml:space="preserve">, </w:t>
      </w:r>
      <w:ins w:id="95" w:author="SLC 147" w:date="2019-03-25T15:54:00Z">
        <w:r w:rsidR="007D10CA">
          <w:t xml:space="preserve">the task’s status will set to </w:t>
        </w:r>
      </w:ins>
      <w:ins w:id="96" w:author="SLC 147" w:date="2019-03-25T15:55:00Z">
        <w:r w:rsidR="007D10CA">
          <w:t>“</w:t>
        </w:r>
        <w:r w:rsidR="007D10CA">
          <w:rPr>
            <w:b/>
          </w:rPr>
          <w:t>Not Done</w:t>
        </w:r>
        <w:r w:rsidR="007D10CA">
          <w:t xml:space="preserve">”, and </w:t>
        </w:r>
      </w:ins>
      <w:del w:id="97" w:author="SLC 147" w:date="2019-03-25T15:52:00Z">
        <w:r w:rsidR="00433736" w:rsidRPr="00DA4299" w:rsidDel="006D415B">
          <w:rPr>
            <w:b/>
          </w:rPr>
          <w:delText>save</w:delText>
        </w:r>
        <w:r w:rsidR="000E7661" w:rsidDel="006D415B">
          <w:rPr>
            <w:b/>
          </w:rPr>
          <w:delText xml:space="preserve"> the input</w:delText>
        </w:r>
        <w:r w:rsidR="00433736" w:rsidRPr="00DA4299" w:rsidDel="006D415B">
          <w:rPr>
            <w:b/>
          </w:rPr>
          <w:delText xml:space="preserve"> to file</w:delText>
        </w:r>
        <w:r w:rsidR="005127D7" w:rsidDel="006D415B">
          <w:rPr>
            <w:b/>
          </w:rPr>
          <w:delText xml:space="preserve"> named </w:delText>
        </w:r>
        <w:r w:rsidR="005127D7" w:rsidRPr="00187C89" w:rsidDel="006D415B">
          <w:delText>“</w:delText>
        </w:r>
        <w:r w:rsidR="008F1A98" w:rsidRPr="00187C89" w:rsidDel="006D415B">
          <w:rPr>
            <w:b/>
          </w:rPr>
          <w:delText>BookList.txt</w:delText>
        </w:r>
        <w:r w:rsidR="005127D7" w:rsidRPr="00187C89" w:rsidDel="006D415B">
          <w:delText>”</w:delText>
        </w:r>
        <w:r w:rsidR="00DF7A48" w:rsidDel="006D415B">
          <w:delText xml:space="preserve"> with the following format</w:delText>
        </w:r>
        <w:r w:rsidR="008E1C34" w:rsidDel="006D415B">
          <w:rPr>
            <w:b/>
          </w:rPr>
          <w:delText xml:space="preserve"> </w:delText>
        </w:r>
        <w:r w:rsidR="008E1C34" w:rsidDel="006D415B">
          <w:delText>and</w:delText>
        </w:r>
        <w:r w:rsidR="008E1C34" w:rsidRPr="008E1C34" w:rsidDel="006D415B">
          <w:rPr>
            <w:b/>
          </w:rPr>
          <w:delText xml:space="preserve"> </w:delText>
        </w:r>
      </w:del>
      <w:r w:rsidR="008E1C34" w:rsidRPr="00DA4299">
        <w:rPr>
          <w:b/>
        </w:rPr>
        <w:t>show success message</w:t>
      </w:r>
      <w:r w:rsidR="00E64CF3">
        <w:rPr>
          <w:b/>
        </w:rPr>
        <w:t xml:space="preserve"> </w:t>
      </w:r>
      <w:r w:rsidR="00E64CF3">
        <w:t>to the user</w:t>
      </w:r>
      <w:r w:rsidR="00433736">
        <w:t>.</w:t>
      </w:r>
    </w:p>
    <w:p w14:paraId="7DFF015C" w14:textId="0832857A" w:rsidR="001B7737" w:rsidRDefault="004E15E3" w:rsidP="00187C89">
      <w:pPr>
        <w:tabs>
          <w:tab w:val="left" w:pos="1980"/>
        </w:tabs>
        <w:spacing w:before="120" w:line="276" w:lineRule="auto"/>
        <w:jc w:val="center"/>
      </w:pPr>
      <w:del w:id="98" w:author="SLC 062" w:date="2019-03-25T18:47:00Z">
        <w:r w:rsidDel="004D7F9B">
          <w:rPr>
            <w:noProof/>
          </w:rPr>
          <w:drawing>
            <wp:inline distT="0" distB="0" distL="0" distR="0" wp14:anchorId="4D5DA778" wp14:editId="72E8DDFC">
              <wp:extent cx="5942317" cy="162685"/>
              <wp:effectExtent l="19050" t="19050" r="1905" b="8890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Screenshot_3.png"/>
                      <pic:cNvPicPr/>
                    </pic:nvPicPr>
                    <pic:blipFill rotWithShape="1"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-103" t="86472" r="-9280" b="1447"/>
                      <a:stretch/>
                    </pic:blipFill>
                    <pic:spPr bwMode="auto">
                      <a:xfrm>
                        <a:off x="0" y="0"/>
                        <a:ext cx="5943600" cy="162720"/>
                      </a:xfrm>
                      <a:prstGeom prst="rect">
                        <a:avLst/>
                      </a:prstGeom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99" w:author="SLC 062" w:date="2019-03-25T18:47:00Z">
        <w:r w:rsidR="004D7F9B">
          <w:rPr>
            <w:noProof/>
          </w:rPr>
          <w:drawing>
            <wp:inline distT="0" distB="0" distL="0" distR="0" wp14:anchorId="15373BF1" wp14:editId="2464F3C0">
              <wp:extent cx="4534533" cy="342948"/>
              <wp:effectExtent l="19050" t="19050" r="19050" b="19050"/>
              <wp:docPr id="18" name="Picture 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Screenshot_5.png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4533" cy="342948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4A3414AD" w14:textId="7355DAF4" w:rsidR="00433736" w:rsidRPr="00187C89" w:rsidRDefault="001B7737" w:rsidP="00187C89">
      <w:pPr>
        <w:pStyle w:val="Caption"/>
        <w:spacing w:after="0" w:line="360" w:lineRule="auto"/>
        <w:jc w:val="center"/>
        <w:rPr>
          <w:b/>
        </w:rPr>
      </w:pPr>
      <w:r w:rsidRPr="00187C89">
        <w:rPr>
          <w:b/>
          <w:i w:val="0"/>
          <w:color w:val="auto"/>
        </w:rPr>
        <w:t xml:space="preserve">Figure </w:t>
      </w:r>
      <w:r w:rsidRPr="00187C89">
        <w:rPr>
          <w:b/>
          <w:i w:val="0"/>
          <w:color w:val="auto"/>
        </w:rPr>
        <w:fldChar w:fldCharType="begin"/>
      </w:r>
      <w:r w:rsidRPr="00187C89">
        <w:rPr>
          <w:b/>
          <w:i w:val="0"/>
          <w:color w:val="auto"/>
        </w:rPr>
        <w:instrText xml:space="preserve"> SEQ Figure \* ARABIC </w:instrText>
      </w:r>
      <w:r w:rsidRPr="00187C89">
        <w:rPr>
          <w:b/>
          <w:i w:val="0"/>
          <w:color w:val="auto"/>
        </w:rPr>
        <w:fldChar w:fldCharType="separate"/>
      </w:r>
      <w:r w:rsidRPr="00187C89">
        <w:rPr>
          <w:b/>
          <w:i w:val="0"/>
          <w:noProof/>
          <w:color w:val="auto"/>
        </w:rPr>
        <w:t>5</w:t>
      </w:r>
      <w:r w:rsidRPr="00187C89">
        <w:rPr>
          <w:b/>
          <w:i w:val="0"/>
          <w:color w:val="auto"/>
        </w:rPr>
        <w:fldChar w:fldCharType="end"/>
      </w:r>
      <w:r w:rsidRPr="00187C89">
        <w:rPr>
          <w:b/>
          <w:i w:val="0"/>
          <w:color w:val="auto"/>
        </w:rPr>
        <w:t>. Success message</w:t>
      </w:r>
    </w:p>
    <w:p w14:paraId="4B0A1301" w14:textId="5D9F1852" w:rsidR="00433736" w:rsidRPr="00D556D0" w:rsidRDefault="00433736" w:rsidP="00433736">
      <w:pPr>
        <w:pStyle w:val="ListParagraph"/>
        <w:numPr>
          <w:ilvl w:val="0"/>
          <w:numId w:val="12"/>
        </w:numPr>
        <w:tabs>
          <w:tab w:val="left" w:pos="1980"/>
        </w:tabs>
        <w:spacing w:line="360" w:lineRule="auto"/>
        <w:rPr>
          <w:b/>
        </w:rPr>
      </w:pPr>
      <w:r w:rsidRPr="00D556D0">
        <w:rPr>
          <w:b/>
        </w:rPr>
        <w:t xml:space="preserve">View </w:t>
      </w:r>
      <w:del w:id="100" w:author="SLC 147" w:date="2019-03-25T15:52:00Z">
        <w:r w:rsidDel="00562CE7">
          <w:rPr>
            <w:b/>
          </w:rPr>
          <w:delText>Book</w:delText>
        </w:r>
      </w:del>
      <w:ins w:id="101" w:author="SLC 147" w:date="2019-03-25T15:52:00Z">
        <w:r w:rsidR="00562CE7">
          <w:rPr>
            <w:b/>
          </w:rPr>
          <w:t>Task</w:t>
        </w:r>
      </w:ins>
    </w:p>
    <w:p w14:paraId="5C87E541" w14:textId="6DCB3D57" w:rsidR="00433736" w:rsidRDefault="00433736" w:rsidP="00433736">
      <w:pPr>
        <w:pStyle w:val="ListParagraph"/>
        <w:spacing w:line="360" w:lineRule="auto"/>
        <w:ind w:left="360" w:firstLine="426"/>
      </w:pPr>
      <w:r>
        <w:t xml:space="preserve">The </w:t>
      </w:r>
      <w:r w:rsidR="00FE22B8" w:rsidRPr="00187C89">
        <w:rPr>
          <w:noProof/>
        </w:rPr>
        <w:t>second</w:t>
      </w:r>
      <w:r>
        <w:t xml:space="preserve"> option of the menu</w:t>
      </w:r>
      <w:r w:rsidR="00C5470B">
        <w:t xml:space="preserve"> (</w:t>
      </w:r>
      <w:r w:rsidR="00C5470B" w:rsidRPr="00187C89">
        <w:rPr>
          <w:b/>
        </w:rPr>
        <w:t xml:space="preserve">View </w:t>
      </w:r>
      <w:del w:id="102" w:author="SLC 147" w:date="2019-03-25T15:52:00Z">
        <w:r w:rsidR="00C5470B" w:rsidRPr="00187C89" w:rsidDel="00F80792">
          <w:rPr>
            <w:b/>
          </w:rPr>
          <w:delText>Book</w:delText>
        </w:r>
      </w:del>
      <w:ins w:id="103" w:author="SLC 147" w:date="2019-03-25T15:52:00Z">
        <w:r w:rsidR="00F80792">
          <w:rPr>
            <w:b/>
          </w:rPr>
          <w:t>Task</w:t>
        </w:r>
      </w:ins>
      <w:r w:rsidR="00C5470B">
        <w:t>)</w:t>
      </w:r>
      <w:r>
        <w:t xml:space="preserve"> allows the user to </w:t>
      </w:r>
      <w:r w:rsidRPr="005767B8">
        <w:rPr>
          <w:b/>
        </w:rPr>
        <w:t xml:space="preserve">view all data </w:t>
      </w:r>
      <w:ins w:id="104" w:author="SLC 147" w:date="2019-03-25T15:52:00Z">
        <w:r w:rsidR="003E10BF">
          <w:rPr>
            <w:b/>
          </w:rPr>
          <w:t xml:space="preserve">in the </w:t>
        </w:r>
      </w:ins>
      <w:del w:id="105" w:author="SLC 147" w:date="2019-03-25T15:52:00Z">
        <w:r w:rsidRPr="005767B8" w:rsidDel="003E10BF">
          <w:rPr>
            <w:b/>
          </w:rPr>
          <w:delText xml:space="preserve">read by the file </w:delText>
        </w:r>
      </w:del>
      <w:r w:rsidRPr="005767B8">
        <w:rPr>
          <w:b/>
        </w:rPr>
        <w:t>system</w:t>
      </w:r>
      <w:r>
        <w:t>. The process follows the following steps which are:</w:t>
      </w:r>
    </w:p>
    <w:p w14:paraId="6472CAEC" w14:textId="579747F9" w:rsidR="00433736" w:rsidDel="004D7F9B" w:rsidRDefault="00433736" w:rsidP="00433736">
      <w:pPr>
        <w:pStyle w:val="ListParagraph"/>
        <w:numPr>
          <w:ilvl w:val="0"/>
          <w:numId w:val="14"/>
        </w:numPr>
        <w:tabs>
          <w:tab w:val="left" w:pos="1980"/>
        </w:tabs>
        <w:spacing w:line="360" w:lineRule="auto"/>
        <w:rPr>
          <w:del w:id="106" w:author="SLC 062" w:date="2019-03-25T18:49:00Z"/>
        </w:rPr>
      </w:pPr>
      <w:r w:rsidRPr="00696903">
        <w:rPr>
          <w:b/>
        </w:rPr>
        <w:t>Check</w:t>
      </w:r>
      <w:r>
        <w:t xml:space="preserve"> if book list </w:t>
      </w:r>
      <w:r w:rsidRPr="00E32007">
        <w:rPr>
          <w:b/>
        </w:rPr>
        <w:t>has any data</w:t>
      </w:r>
      <w:r>
        <w:t xml:space="preserve">. If the book list </w:t>
      </w:r>
      <w:r w:rsidRPr="00E32007">
        <w:rPr>
          <w:b/>
        </w:rPr>
        <w:t>didn’t have any data</w:t>
      </w:r>
      <w:r>
        <w:t xml:space="preserve">, the application will </w:t>
      </w:r>
      <w:r w:rsidRPr="00E32007">
        <w:rPr>
          <w:b/>
        </w:rPr>
        <w:t xml:space="preserve">show </w:t>
      </w:r>
      <w:r w:rsidR="00C5470B">
        <w:rPr>
          <w:b/>
        </w:rPr>
        <w:t xml:space="preserve">an </w:t>
      </w:r>
      <w:r w:rsidRPr="00C5470B">
        <w:rPr>
          <w:b/>
          <w:noProof/>
        </w:rPr>
        <w:t>error</w:t>
      </w:r>
      <w:r w:rsidRPr="00E32007">
        <w:rPr>
          <w:b/>
        </w:rPr>
        <w:t xml:space="preserve"> message</w:t>
      </w:r>
      <w:r w:rsidR="00C5470B" w:rsidRPr="00187C89">
        <w:t xml:space="preserve"> to the user</w:t>
      </w:r>
      <w:r>
        <w:t>.</w:t>
      </w:r>
    </w:p>
    <w:p w14:paraId="0C55606C" w14:textId="4FE7CF36" w:rsidR="001B7737" w:rsidRDefault="00433736">
      <w:pPr>
        <w:pStyle w:val="ListParagraph"/>
        <w:numPr>
          <w:ilvl w:val="0"/>
          <w:numId w:val="14"/>
        </w:numPr>
        <w:tabs>
          <w:tab w:val="left" w:pos="1980"/>
        </w:tabs>
        <w:spacing w:line="360" w:lineRule="auto"/>
        <w:pPrChange w:id="107" w:author="SLC 062" w:date="2019-03-25T18:49:00Z">
          <w:pPr>
            <w:keepNext/>
            <w:tabs>
              <w:tab w:val="left" w:pos="1980"/>
            </w:tabs>
            <w:spacing w:line="276" w:lineRule="auto"/>
            <w:jc w:val="center"/>
          </w:pPr>
        </w:pPrChange>
      </w:pPr>
      <w:del w:id="108" w:author="SLC 062" w:date="2019-03-25T18:49:00Z">
        <w:r w:rsidDel="004D7F9B">
          <w:rPr>
            <w:noProof/>
          </w:rPr>
          <w:drawing>
            <wp:inline distT="0" distB="0" distL="0" distR="0" wp14:anchorId="66BF9170" wp14:editId="0B0528E1">
              <wp:extent cx="5943600" cy="330006"/>
              <wp:effectExtent l="19050" t="19050" r="0" b="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Screenshot_6.png"/>
                      <pic:cNvPicPr/>
                    </pic:nvPicPr>
                    <pic:blipFill rotWithShape="1"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" r="-187036"/>
                      <a:stretch/>
                    </pic:blipFill>
                    <pic:spPr bwMode="auto">
                      <a:xfrm>
                        <a:off x="0" y="0"/>
                        <a:ext cx="5943600" cy="330006"/>
                      </a:xfrm>
                      <a:prstGeom prst="rect">
                        <a:avLst/>
                      </a:prstGeom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</w:p>
    <w:p w14:paraId="22DFB78C" w14:textId="1665C9F9" w:rsidR="00433736" w:rsidRPr="00187C89" w:rsidDel="004D7F9B" w:rsidRDefault="001B7737" w:rsidP="00187C89">
      <w:pPr>
        <w:pStyle w:val="Caption"/>
        <w:spacing w:after="0" w:line="360" w:lineRule="auto"/>
        <w:jc w:val="center"/>
        <w:rPr>
          <w:del w:id="109" w:author="SLC 062" w:date="2019-03-25T18:49:00Z"/>
          <w:b/>
        </w:rPr>
      </w:pPr>
      <w:del w:id="110" w:author="SLC 062" w:date="2019-03-25T18:49:00Z">
        <w:r w:rsidRPr="00187C89" w:rsidDel="004D7F9B">
          <w:rPr>
            <w:b/>
            <w:i w:val="0"/>
            <w:color w:val="auto"/>
          </w:rPr>
          <w:delText xml:space="preserve">Figure </w:delText>
        </w:r>
        <w:r w:rsidRPr="00187C89" w:rsidDel="004D7F9B">
          <w:rPr>
            <w:b/>
            <w:iCs w:val="0"/>
          </w:rPr>
          <w:fldChar w:fldCharType="begin"/>
        </w:r>
        <w:r w:rsidRPr="00187C89" w:rsidDel="004D7F9B">
          <w:rPr>
            <w:b/>
            <w:i w:val="0"/>
            <w:color w:val="auto"/>
          </w:rPr>
          <w:delInstrText xml:space="preserve"> SEQ Figure \* ARABIC </w:delInstrText>
        </w:r>
        <w:r w:rsidRPr="00187C89" w:rsidDel="004D7F9B">
          <w:rPr>
            <w:b/>
            <w:iCs w:val="0"/>
          </w:rPr>
          <w:fldChar w:fldCharType="separate"/>
        </w:r>
        <w:r w:rsidRPr="00187C89" w:rsidDel="004D7F9B">
          <w:rPr>
            <w:b/>
            <w:i w:val="0"/>
            <w:noProof/>
            <w:color w:val="auto"/>
          </w:rPr>
          <w:delText>6</w:delText>
        </w:r>
        <w:r w:rsidRPr="00187C89" w:rsidDel="004D7F9B">
          <w:rPr>
            <w:b/>
            <w:iCs w:val="0"/>
          </w:rPr>
          <w:fldChar w:fldCharType="end"/>
        </w:r>
        <w:r w:rsidRPr="00187C89" w:rsidDel="004D7F9B">
          <w:rPr>
            <w:b/>
            <w:i w:val="0"/>
            <w:color w:val="auto"/>
          </w:rPr>
          <w:delText>. View validation</w:delText>
        </w:r>
      </w:del>
    </w:p>
    <w:p w14:paraId="0D781C8F" w14:textId="126FDB9E" w:rsidR="00433736" w:rsidRPr="00C165FC" w:rsidRDefault="00433736" w:rsidP="00433736">
      <w:pPr>
        <w:pStyle w:val="ListParagraph"/>
        <w:numPr>
          <w:ilvl w:val="0"/>
          <w:numId w:val="14"/>
        </w:numPr>
        <w:tabs>
          <w:tab w:val="left" w:pos="1980"/>
        </w:tabs>
        <w:spacing w:line="360" w:lineRule="auto"/>
        <w:rPr>
          <w:b/>
        </w:rPr>
      </w:pPr>
      <w:r>
        <w:t xml:space="preserve">Otherwise, if the </w:t>
      </w:r>
      <w:del w:id="111" w:author="SLC 147" w:date="2019-03-25T15:53:00Z">
        <w:r w:rsidDel="009647ED">
          <w:delText xml:space="preserve">book </w:delText>
        </w:r>
      </w:del>
      <w:ins w:id="112" w:author="SLC 147" w:date="2019-03-25T15:53:00Z">
        <w:r w:rsidR="009647ED">
          <w:t xml:space="preserve">task </w:t>
        </w:r>
      </w:ins>
      <w:r>
        <w:t xml:space="preserve">list </w:t>
      </w:r>
      <w:r w:rsidRPr="00E32007">
        <w:rPr>
          <w:b/>
        </w:rPr>
        <w:t xml:space="preserve">already filled or have a </w:t>
      </w:r>
      <w:ins w:id="113" w:author="SLC 147" w:date="2019-03-25T15:53:00Z">
        <w:r w:rsidR="00855997">
          <w:rPr>
            <w:b/>
          </w:rPr>
          <w:t>task</w:t>
        </w:r>
      </w:ins>
      <w:del w:id="114" w:author="SLC 147" w:date="2019-03-25T15:53:00Z">
        <w:r w:rsidDel="00855997">
          <w:rPr>
            <w:b/>
          </w:rPr>
          <w:delText>book</w:delText>
        </w:r>
      </w:del>
      <w:r>
        <w:rPr>
          <w:b/>
        </w:rPr>
        <w:t xml:space="preserve"> data</w:t>
      </w:r>
      <w:r>
        <w:t xml:space="preserve">, the application will </w:t>
      </w:r>
      <w:r w:rsidRPr="00E32007">
        <w:rPr>
          <w:b/>
        </w:rPr>
        <w:t xml:space="preserve">show all </w:t>
      </w:r>
      <w:ins w:id="115" w:author="SLC 147" w:date="2019-03-25T15:53:00Z">
        <w:r w:rsidR="0039539F">
          <w:rPr>
            <w:b/>
          </w:rPr>
          <w:t>task</w:t>
        </w:r>
      </w:ins>
      <w:del w:id="116" w:author="SLC 147" w:date="2019-03-25T15:53:00Z">
        <w:r w:rsidRPr="00E32007" w:rsidDel="0039539F">
          <w:rPr>
            <w:b/>
          </w:rPr>
          <w:delText>files</w:delText>
        </w:r>
      </w:del>
      <w:ins w:id="117" w:author="Adrian Prajna" w:date="2020-12-15T11:47:00Z">
        <w:r w:rsidR="00E65BFC">
          <w:rPr>
            <w:b/>
          </w:rPr>
          <w:t>.</w:t>
        </w:r>
      </w:ins>
      <w:del w:id="118" w:author="Adrian Prajna" w:date="2020-12-15T11:47:00Z">
        <w:r w:rsidRPr="00E32007" w:rsidDel="00E65BFC">
          <w:rPr>
            <w:b/>
          </w:rPr>
          <w:delText xml:space="preserve"> </w:delText>
        </w:r>
      </w:del>
      <w:ins w:id="119" w:author="SLC 147" w:date="2019-03-25T15:54:00Z">
        <w:del w:id="120" w:author="Adrian Prajna" w:date="2020-12-15T11:47:00Z">
          <w:r w:rsidR="00EF4D7F" w:rsidDel="00E65BFC">
            <w:rPr>
              <w:b/>
            </w:rPr>
            <w:delText xml:space="preserve">sorted </w:delText>
          </w:r>
          <w:r w:rsidR="00267C8F" w:rsidDel="00E65BFC">
            <w:rPr>
              <w:b/>
            </w:rPr>
            <w:delText xml:space="preserve">by </w:delText>
          </w:r>
          <w:r w:rsidR="004C3B30" w:rsidDel="00E65BFC">
            <w:rPr>
              <w:b/>
            </w:rPr>
            <w:delText>type and status</w:delText>
          </w:r>
        </w:del>
      </w:ins>
      <w:del w:id="121" w:author="Adrian Prajna" w:date="2020-12-15T11:47:00Z">
        <w:r w:rsidRPr="00E32007" w:rsidDel="00E65BFC">
          <w:rPr>
            <w:b/>
          </w:rPr>
          <w:delText xml:space="preserve">received using KThread and </w:delText>
        </w:r>
        <w:r w:rsidRPr="00892020" w:rsidDel="00E65BFC">
          <w:rPr>
            <w:b/>
            <w:noProof/>
          </w:rPr>
          <w:delText>Scheduler</w:delText>
        </w:r>
        <w:r w:rsidRPr="00E32007" w:rsidDel="00E65BFC">
          <w:rPr>
            <w:b/>
          </w:rPr>
          <w:delText xml:space="preserve"> (FIFO concept).</w:delText>
        </w:r>
        <w:r w:rsidDel="00E65BFC">
          <w:delText xml:space="preserve"> </w:delText>
        </w:r>
      </w:del>
      <w:del w:id="122" w:author="SLC 147" w:date="2019-03-25T15:54:00Z">
        <w:r w:rsidDel="00E31B75">
          <w:delText xml:space="preserve">The recipe </w:delText>
        </w:r>
        <w:r w:rsidRPr="00E32007" w:rsidDel="00E31B75">
          <w:rPr>
            <w:b/>
          </w:rPr>
          <w:delText>will be shown with delay 500 milliseconds (using Thread sleep).</w:delText>
        </w:r>
      </w:del>
    </w:p>
    <w:p w14:paraId="05D4F7D8" w14:textId="6D040AF1" w:rsidR="001B7737" w:rsidRDefault="00433736" w:rsidP="00187C89">
      <w:pPr>
        <w:keepNext/>
        <w:tabs>
          <w:tab w:val="left" w:pos="1980"/>
        </w:tabs>
        <w:spacing w:line="276" w:lineRule="auto"/>
        <w:jc w:val="center"/>
      </w:pPr>
      <w:del w:id="123" w:author="SLC 062" w:date="2019-03-25T18:49:00Z">
        <w:r w:rsidDel="004D7F9B">
          <w:rPr>
            <w:b/>
            <w:noProof/>
          </w:rPr>
          <w:drawing>
            <wp:inline distT="0" distB="0" distL="0" distR="0" wp14:anchorId="29042A90" wp14:editId="27F0F8A9">
              <wp:extent cx="5943600" cy="2221685"/>
              <wp:effectExtent l="19050" t="19050" r="0" b="7620"/>
              <wp:docPr id="14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Screenshot_4.png"/>
                      <pic:cNvPicPr/>
                    </pic:nvPicPr>
                    <pic:blipFill rotWithShape="1"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-2" r="-219253"/>
                      <a:stretch/>
                    </pic:blipFill>
                    <pic:spPr bwMode="auto">
                      <a:xfrm>
                        <a:off x="0" y="0"/>
                        <a:ext cx="5943600" cy="2221685"/>
                      </a:xfrm>
                      <a:prstGeom prst="rect">
                        <a:avLst/>
                      </a:prstGeom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124" w:author="SLC 062" w:date="2019-03-25T18:49:00Z">
        <w:r w:rsidR="004D7F9B">
          <w:rPr>
            <w:noProof/>
          </w:rPr>
          <w:drawing>
            <wp:inline distT="0" distB="0" distL="0" distR="0" wp14:anchorId="4F24B3D7" wp14:editId="40A9522F">
              <wp:extent cx="6480810" cy="5233670"/>
              <wp:effectExtent l="19050" t="19050" r="15240" b="24130"/>
              <wp:docPr id="19" name="Picture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Screenshot_6.png"/>
                      <pic:cNvPicPr/>
                    </pic:nvPicPr>
                    <pic:blipFill>
                      <a:blip r:embed="rId2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80810" cy="523367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53EC64A7" w14:textId="45FB324F" w:rsidR="00B55F90" w:rsidRDefault="001B7737" w:rsidP="001B7737">
      <w:pPr>
        <w:pStyle w:val="Caption"/>
        <w:spacing w:after="0" w:line="360" w:lineRule="auto"/>
        <w:jc w:val="center"/>
        <w:rPr>
          <w:b/>
          <w:i w:val="0"/>
          <w:color w:val="auto"/>
        </w:rPr>
      </w:pPr>
      <w:r w:rsidRPr="00187C89">
        <w:rPr>
          <w:b/>
          <w:i w:val="0"/>
          <w:color w:val="auto"/>
        </w:rPr>
        <w:t xml:space="preserve">Figure </w:t>
      </w:r>
      <w:del w:id="125" w:author="SLC 062" w:date="2019-03-25T18:50:00Z">
        <w:r w:rsidRPr="00187C89" w:rsidDel="004D7F9B">
          <w:rPr>
            <w:b/>
            <w:i w:val="0"/>
            <w:color w:val="auto"/>
          </w:rPr>
          <w:fldChar w:fldCharType="begin"/>
        </w:r>
        <w:r w:rsidRPr="00187C89" w:rsidDel="004D7F9B">
          <w:rPr>
            <w:b/>
            <w:i w:val="0"/>
            <w:color w:val="auto"/>
          </w:rPr>
          <w:delInstrText xml:space="preserve"> SEQ Figure \* ARABIC </w:delInstrText>
        </w:r>
        <w:r w:rsidRPr="00187C89" w:rsidDel="004D7F9B">
          <w:rPr>
            <w:b/>
            <w:i w:val="0"/>
            <w:color w:val="auto"/>
          </w:rPr>
          <w:fldChar w:fldCharType="separate"/>
        </w:r>
        <w:r w:rsidRPr="00187C89" w:rsidDel="004D7F9B">
          <w:rPr>
            <w:b/>
            <w:i w:val="0"/>
            <w:noProof/>
            <w:color w:val="auto"/>
          </w:rPr>
          <w:delText>7</w:delText>
        </w:r>
        <w:r w:rsidRPr="00187C89" w:rsidDel="004D7F9B">
          <w:rPr>
            <w:b/>
            <w:i w:val="0"/>
            <w:color w:val="auto"/>
          </w:rPr>
          <w:fldChar w:fldCharType="end"/>
        </w:r>
      </w:del>
      <w:ins w:id="126" w:author="SLC 062" w:date="2019-03-25T18:50:00Z">
        <w:r w:rsidR="004D7F9B">
          <w:rPr>
            <w:b/>
            <w:i w:val="0"/>
            <w:color w:val="auto"/>
          </w:rPr>
          <w:t>6</w:t>
        </w:r>
      </w:ins>
      <w:r w:rsidRPr="00187C89">
        <w:rPr>
          <w:b/>
          <w:i w:val="0"/>
          <w:color w:val="auto"/>
        </w:rPr>
        <w:t>. View all data</w:t>
      </w:r>
    </w:p>
    <w:p w14:paraId="46D7B047" w14:textId="77777777" w:rsidR="00B55F90" w:rsidRDefault="00B55F90">
      <w:pPr>
        <w:rPr>
          <w:b/>
          <w:iCs/>
          <w:sz w:val="18"/>
          <w:szCs w:val="18"/>
        </w:rPr>
      </w:pPr>
      <w:r>
        <w:rPr>
          <w:b/>
          <w:i/>
        </w:rPr>
        <w:br w:type="page"/>
      </w:r>
    </w:p>
    <w:p w14:paraId="615B5D1D" w14:textId="77777777" w:rsidR="00433736" w:rsidRPr="00187C89" w:rsidRDefault="00433736" w:rsidP="00187C89">
      <w:pPr>
        <w:pStyle w:val="Caption"/>
        <w:spacing w:after="0" w:line="360" w:lineRule="auto"/>
        <w:jc w:val="center"/>
        <w:rPr>
          <w:b/>
        </w:rPr>
      </w:pPr>
    </w:p>
    <w:p w14:paraId="1E1E0A90" w14:textId="72A84D23" w:rsidR="00433736" w:rsidRDefault="00603B3D" w:rsidP="00433736">
      <w:pPr>
        <w:pStyle w:val="ListParagraph"/>
        <w:numPr>
          <w:ilvl w:val="0"/>
          <w:numId w:val="12"/>
        </w:numPr>
        <w:tabs>
          <w:tab w:val="left" w:pos="1980"/>
        </w:tabs>
        <w:spacing w:line="360" w:lineRule="auto"/>
        <w:rPr>
          <w:b/>
        </w:rPr>
      </w:pPr>
      <w:ins w:id="127" w:author="SLC 147" w:date="2019-03-25T15:55:00Z">
        <w:r>
          <w:rPr>
            <w:b/>
          </w:rPr>
          <w:t>Complete Task</w:t>
        </w:r>
      </w:ins>
      <w:del w:id="128" w:author="SLC 147" w:date="2019-03-25T15:55:00Z">
        <w:r w:rsidR="00433736" w:rsidRPr="00D556D0" w:rsidDel="00603B3D">
          <w:rPr>
            <w:b/>
          </w:rPr>
          <w:delText xml:space="preserve">Delete </w:delText>
        </w:r>
        <w:r w:rsidR="00433736" w:rsidDel="00603B3D">
          <w:rPr>
            <w:b/>
          </w:rPr>
          <w:delText>Book</w:delText>
        </w:r>
      </w:del>
    </w:p>
    <w:p w14:paraId="01880597" w14:textId="41F7B327" w:rsidR="00433736" w:rsidRDefault="00433736" w:rsidP="0025563E">
      <w:pPr>
        <w:pStyle w:val="ListParagraph"/>
        <w:spacing w:line="360" w:lineRule="auto"/>
        <w:ind w:left="360" w:firstLine="360"/>
        <w:jc w:val="both"/>
      </w:pPr>
      <w:r>
        <w:t xml:space="preserve">The third option in the menu allows the user to </w:t>
      </w:r>
      <w:del w:id="129" w:author="SLC 147" w:date="2019-03-25T15:55:00Z">
        <w:r w:rsidRPr="008D2BD5" w:rsidDel="00B663EA">
          <w:rPr>
            <w:b/>
          </w:rPr>
          <w:delText xml:space="preserve">delete </w:delText>
        </w:r>
      </w:del>
      <w:ins w:id="130" w:author="SLC 147" w:date="2019-03-25T15:55:00Z">
        <w:r w:rsidR="00B663EA">
          <w:rPr>
            <w:b/>
          </w:rPr>
          <w:t>complete</w:t>
        </w:r>
        <w:r w:rsidR="00B663EA" w:rsidRPr="008D2BD5">
          <w:rPr>
            <w:b/>
          </w:rPr>
          <w:t xml:space="preserve"> </w:t>
        </w:r>
      </w:ins>
      <w:r w:rsidRPr="008D2BD5">
        <w:rPr>
          <w:b/>
        </w:rPr>
        <w:t>a</w:t>
      </w:r>
      <w:ins w:id="131" w:author="SLC 147" w:date="2019-03-25T15:55:00Z">
        <w:r w:rsidR="00BE462E">
          <w:rPr>
            <w:b/>
          </w:rPr>
          <w:t>n uncompleted task</w:t>
        </w:r>
      </w:ins>
      <w:del w:id="132" w:author="SLC 147" w:date="2019-03-25T15:55:00Z">
        <w:r w:rsidRPr="008D2BD5" w:rsidDel="00BE462E">
          <w:rPr>
            <w:b/>
          </w:rPr>
          <w:delText xml:space="preserve"> book</w:delText>
        </w:r>
      </w:del>
      <w:r>
        <w:t xml:space="preserve"> </w:t>
      </w:r>
      <w:r w:rsidRPr="008D2BD5">
        <w:rPr>
          <w:b/>
        </w:rPr>
        <w:t>from the list</w:t>
      </w:r>
      <w:r>
        <w:t xml:space="preserve">. The </w:t>
      </w:r>
      <w:del w:id="133" w:author="SLC 147" w:date="2019-03-25T15:56:00Z">
        <w:r w:rsidDel="00DF7C89">
          <w:delText xml:space="preserve">deleting </w:delText>
        </w:r>
      </w:del>
      <w:ins w:id="134" w:author="SLC 147" w:date="2019-03-25T15:56:00Z">
        <w:r w:rsidR="00DF7C89">
          <w:t xml:space="preserve">completing </w:t>
        </w:r>
      </w:ins>
      <w:r>
        <w:t xml:space="preserve">process follows the following steps which are: </w:t>
      </w:r>
    </w:p>
    <w:p w14:paraId="30FB004F" w14:textId="51D0ACC0" w:rsidR="004E15E3" w:rsidRDefault="00433736" w:rsidP="0025563E">
      <w:pPr>
        <w:pStyle w:val="ListParagraph"/>
        <w:numPr>
          <w:ilvl w:val="0"/>
          <w:numId w:val="14"/>
        </w:numPr>
        <w:tabs>
          <w:tab w:val="left" w:pos="1980"/>
        </w:tabs>
        <w:spacing w:line="360" w:lineRule="auto"/>
        <w:jc w:val="both"/>
      </w:pPr>
      <w:r w:rsidRPr="00696903">
        <w:rPr>
          <w:b/>
        </w:rPr>
        <w:t>Check</w:t>
      </w:r>
      <w:r>
        <w:t xml:space="preserve"> if </w:t>
      </w:r>
      <w:ins w:id="135" w:author="SLC 147" w:date="2019-03-25T15:56:00Z">
        <w:r w:rsidR="00B144E6">
          <w:t xml:space="preserve">there at least </w:t>
        </w:r>
        <w:r w:rsidR="00B049CA">
          <w:t xml:space="preserve">one </w:t>
        </w:r>
        <w:r w:rsidR="00FA75C8">
          <w:t>uncompleted</w:t>
        </w:r>
        <w:r w:rsidR="00451A63">
          <w:t xml:space="preserve"> task </w:t>
        </w:r>
        <w:r w:rsidR="003003EB">
          <w:t>in task</w:t>
        </w:r>
      </w:ins>
      <w:del w:id="136" w:author="SLC 147" w:date="2019-03-25T15:56:00Z">
        <w:r w:rsidDel="003003EB">
          <w:delText>book</w:delText>
        </w:r>
      </w:del>
      <w:r>
        <w:t xml:space="preserve"> list</w:t>
      </w:r>
      <w:del w:id="137" w:author="SLC 147" w:date="2019-03-25T15:56:00Z">
        <w:r w:rsidDel="005B4DCE">
          <w:delText xml:space="preserve"> </w:delText>
        </w:r>
        <w:r w:rsidRPr="00E32007" w:rsidDel="005B4DCE">
          <w:rPr>
            <w:b/>
          </w:rPr>
          <w:delText>has any data</w:delText>
        </w:r>
      </w:del>
      <w:r>
        <w:t>. If the</w:t>
      </w:r>
      <w:ins w:id="138" w:author="SLC 147" w:date="2019-03-25T15:56:00Z">
        <w:r w:rsidR="008A655D">
          <w:t xml:space="preserve">re is </w:t>
        </w:r>
        <w:proofErr w:type="gramStart"/>
        <w:r w:rsidR="008A655D">
          <w:t>no</w:t>
        </w:r>
        <w:proofErr w:type="gramEnd"/>
        <w:r w:rsidR="008A655D">
          <w:t xml:space="preserve"> any uncompleted task in the</w:t>
        </w:r>
      </w:ins>
      <w:del w:id="139" w:author="SLC 147" w:date="2019-03-25T15:56:00Z">
        <w:r w:rsidDel="008A655D">
          <w:delText xml:space="preserve"> </w:delText>
        </w:r>
        <w:r w:rsidDel="00825011">
          <w:delText>book</w:delText>
        </w:r>
      </w:del>
      <w:r>
        <w:t xml:space="preserve"> list</w:t>
      </w:r>
      <w:del w:id="140" w:author="SLC 147" w:date="2019-03-25T15:57:00Z">
        <w:r w:rsidDel="008A655D">
          <w:delText xml:space="preserve"> </w:delText>
        </w:r>
        <w:r w:rsidRPr="00E32007" w:rsidDel="008A655D">
          <w:rPr>
            <w:b/>
          </w:rPr>
          <w:delText>didn’t have any data</w:delText>
        </w:r>
      </w:del>
      <w:r>
        <w:t xml:space="preserve">, the application will </w:t>
      </w:r>
      <w:r w:rsidRPr="00E32007">
        <w:rPr>
          <w:b/>
        </w:rPr>
        <w:t xml:space="preserve">show </w:t>
      </w:r>
      <w:r w:rsidR="00892020">
        <w:rPr>
          <w:b/>
        </w:rPr>
        <w:t xml:space="preserve">an </w:t>
      </w:r>
      <w:r w:rsidRPr="00892020">
        <w:rPr>
          <w:b/>
          <w:noProof/>
        </w:rPr>
        <w:t>error</w:t>
      </w:r>
      <w:r w:rsidRPr="00E32007">
        <w:rPr>
          <w:b/>
        </w:rPr>
        <w:t xml:space="preserve"> message</w:t>
      </w:r>
      <w:r w:rsidR="00892020">
        <w:rPr>
          <w:b/>
        </w:rPr>
        <w:t xml:space="preserve"> </w:t>
      </w:r>
      <w:r w:rsidR="00892020" w:rsidRPr="00187C89">
        <w:t>to the user</w:t>
      </w:r>
      <w:r>
        <w:t>.</w:t>
      </w:r>
      <w:r w:rsidR="004E15E3" w:rsidRPr="004E15E3">
        <w:rPr>
          <w:noProof/>
        </w:rPr>
        <w:t xml:space="preserve"> </w:t>
      </w:r>
    </w:p>
    <w:p w14:paraId="64DC8940" w14:textId="3AC2BE6D" w:rsidR="001B7737" w:rsidDel="004D7F9B" w:rsidRDefault="004E15E3" w:rsidP="00187C89">
      <w:pPr>
        <w:keepNext/>
        <w:tabs>
          <w:tab w:val="left" w:pos="1980"/>
        </w:tabs>
        <w:spacing w:line="276" w:lineRule="auto"/>
        <w:jc w:val="center"/>
        <w:rPr>
          <w:del w:id="141" w:author="SLC 062" w:date="2019-03-25T18:50:00Z"/>
        </w:rPr>
      </w:pPr>
      <w:del w:id="142" w:author="SLC 062" w:date="2019-03-25T18:50:00Z">
        <w:r w:rsidDel="004D7F9B">
          <w:rPr>
            <w:noProof/>
          </w:rPr>
          <w:drawing>
            <wp:inline distT="0" distB="0" distL="0" distR="0" wp14:anchorId="208C3CB8" wp14:editId="5C101DE8">
              <wp:extent cx="5943600" cy="341431"/>
              <wp:effectExtent l="19050" t="19050" r="0" b="1905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Screenshot_6.png"/>
                      <pic:cNvPicPr/>
                    </pic:nvPicPr>
                    <pic:blipFill rotWithShape="1">
                      <a:blip r:embed="rId2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-1" r="-199194"/>
                      <a:stretch/>
                    </pic:blipFill>
                    <pic:spPr bwMode="auto">
                      <a:xfrm>
                        <a:off x="0" y="0"/>
                        <a:ext cx="5943600" cy="341431"/>
                      </a:xfrm>
                      <a:prstGeom prst="rect">
                        <a:avLst/>
                      </a:prstGeom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</w:p>
    <w:p w14:paraId="5A4B2C13" w14:textId="73D3859F" w:rsidR="00433736" w:rsidRPr="00187C89" w:rsidRDefault="001B7737">
      <w:pPr>
        <w:keepNext/>
        <w:tabs>
          <w:tab w:val="left" w:pos="1980"/>
        </w:tabs>
        <w:spacing w:line="276" w:lineRule="auto"/>
        <w:jc w:val="center"/>
        <w:pPrChange w:id="143" w:author="SLC 062" w:date="2019-03-25T18:50:00Z">
          <w:pPr>
            <w:pStyle w:val="Caption"/>
            <w:spacing w:after="0" w:line="360" w:lineRule="auto"/>
            <w:jc w:val="center"/>
          </w:pPr>
        </w:pPrChange>
      </w:pPr>
      <w:del w:id="144" w:author="SLC 062" w:date="2019-03-25T18:50:00Z">
        <w:r w:rsidRPr="00187C89" w:rsidDel="004D7F9B">
          <w:delText xml:space="preserve">Figure </w:delText>
        </w:r>
        <w:r w:rsidRPr="00187C89" w:rsidDel="004D7F9B">
          <w:fldChar w:fldCharType="begin"/>
        </w:r>
        <w:r w:rsidRPr="00187C89" w:rsidDel="004D7F9B">
          <w:delInstrText xml:space="preserve"> SEQ Figure \* ARABIC </w:delInstrText>
        </w:r>
        <w:r w:rsidRPr="00187C89" w:rsidDel="004D7F9B">
          <w:fldChar w:fldCharType="separate"/>
        </w:r>
        <w:r w:rsidRPr="00187C89" w:rsidDel="004D7F9B">
          <w:rPr>
            <w:noProof/>
          </w:rPr>
          <w:delText>8</w:delText>
        </w:r>
        <w:r w:rsidRPr="00187C89" w:rsidDel="004D7F9B">
          <w:fldChar w:fldCharType="end"/>
        </w:r>
        <w:r w:rsidRPr="00187C89" w:rsidDel="004D7F9B">
          <w:delText>. Delete validation</w:delText>
        </w:r>
      </w:del>
    </w:p>
    <w:p w14:paraId="63062B98" w14:textId="3626AB63" w:rsidR="004E15E3" w:rsidRDefault="00433736" w:rsidP="0025563E">
      <w:pPr>
        <w:pStyle w:val="ListParagraph"/>
        <w:numPr>
          <w:ilvl w:val="0"/>
          <w:numId w:val="15"/>
        </w:numPr>
        <w:tabs>
          <w:tab w:val="left" w:pos="1980"/>
        </w:tabs>
        <w:spacing w:line="360" w:lineRule="auto"/>
        <w:jc w:val="both"/>
      </w:pPr>
      <w:r>
        <w:t xml:space="preserve">Otherwise, the application </w:t>
      </w:r>
      <w:r w:rsidRPr="0099514C">
        <w:rPr>
          <w:b/>
        </w:rPr>
        <w:t xml:space="preserve">will print all </w:t>
      </w:r>
      <w:ins w:id="145" w:author="SLC 147" w:date="2019-03-25T15:57:00Z">
        <w:r w:rsidR="00EA4BED">
          <w:rPr>
            <w:b/>
          </w:rPr>
          <w:t>uncompleted</w:t>
        </w:r>
        <w:r w:rsidR="00260FE3">
          <w:rPr>
            <w:b/>
          </w:rPr>
          <w:t xml:space="preserve"> task</w:t>
        </w:r>
      </w:ins>
      <w:ins w:id="146" w:author="SLC 062" w:date="2019-03-25T18:51:00Z">
        <w:r w:rsidR="004D7F9B">
          <w:rPr>
            <w:b/>
          </w:rPr>
          <w:t xml:space="preserve"> only</w:t>
        </w:r>
      </w:ins>
      <w:del w:id="147" w:author="SLC 147" w:date="2019-03-25T15:57:00Z">
        <w:r w:rsidDel="00EA4BED">
          <w:rPr>
            <w:b/>
          </w:rPr>
          <w:delText>book</w:delText>
        </w:r>
      </w:del>
      <w:r>
        <w:rPr>
          <w:b/>
        </w:rPr>
        <w:t xml:space="preserve"> on </w:t>
      </w:r>
      <w:ins w:id="148" w:author="SLC 147" w:date="2019-03-25T15:57:00Z">
        <w:r w:rsidR="007F5B75">
          <w:rPr>
            <w:b/>
          </w:rPr>
          <w:t>task</w:t>
        </w:r>
      </w:ins>
      <w:del w:id="149" w:author="SLC 147" w:date="2019-03-25T15:57:00Z">
        <w:r w:rsidDel="007F5B75">
          <w:rPr>
            <w:b/>
          </w:rPr>
          <w:delText>book</w:delText>
        </w:r>
      </w:del>
      <w:r>
        <w:rPr>
          <w:b/>
        </w:rPr>
        <w:t xml:space="preserve"> list</w:t>
      </w:r>
      <w:r>
        <w:t xml:space="preserve"> and </w:t>
      </w:r>
      <w:r w:rsidRPr="0099514C">
        <w:rPr>
          <w:b/>
        </w:rPr>
        <w:t xml:space="preserve">ask the user what index of </w:t>
      </w:r>
      <w:r w:rsidR="00892020">
        <w:rPr>
          <w:b/>
        </w:rPr>
        <w:t xml:space="preserve">a </w:t>
      </w:r>
      <w:ins w:id="150" w:author="SLC 147" w:date="2019-03-25T15:57:00Z">
        <w:r w:rsidR="00732611">
          <w:rPr>
            <w:b/>
            <w:noProof/>
          </w:rPr>
          <w:t>task</w:t>
        </w:r>
      </w:ins>
      <w:del w:id="151" w:author="SLC 147" w:date="2019-03-25T15:57:00Z">
        <w:r w:rsidRPr="00892020" w:rsidDel="00732611">
          <w:rPr>
            <w:b/>
            <w:noProof/>
          </w:rPr>
          <w:delText>book</w:delText>
        </w:r>
      </w:del>
      <w:r w:rsidRPr="0099514C">
        <w:rPr>
          <w:b/>
        </w:rPr>
        <w:t xml:space="preserve"> </w:t>
      </w:r>
      <w:r>
        <w:rPr>
          <w:b/>
        </w:rPr>
        <w:t>that want to</w:t>
      </w:r>
      <w:r w:rsidRPr="0099514C">
        <w:rPr>
          <w:b/>
        </w:rPr>
        <w:t xml:space="preserve"> be </w:t>
      </w:r>
      <w:ins w:id="152" w:author="SLC 147" w:date="2019-03-25T15:57:00Z">
        <w:r w:rsidR="00F605B7">
          <w:rPr>
            <w:b/>
          </w:rPr>
          <w:t>completed</w:t>
        </w:r>
      </w:ins>
      <w:del w:id="153" w:author="SLC 147" w:date="2019-03-25T15:57:00Z">
        <w:r w:rsidRPr="0099514C" w:rsidDel="00F605B7">
          <w:rPr>
            <w:b/>
          </w:rPr>
          <w:delText>deleted</w:delText>
        </w:r>
      </w:del>
      <w:r w:rsidRPr="0099514C">
        <w:rPr>
          <w:b/>
        </w:rPr>
        <w:t>.</w:t>
      </w:r>
      <w:r>
        <w:t xml:space="preserve"> The</w:t>
      </w:r>
      <w:del w:id="154" w:author="SLC 147" w:date="2019-03-25T15:57:00Z">
        <w:r w:rsidDel="00297B81">
          <w:delText xml:space="preserve"> </w:delText>
        </w:r>
        <w:r w:rsidDel="00676FD8">
          <w:delText>deleted</w:delText>
        </w:r>
      </w:del>
      <w:r>
        <w:t xml:space="preserve"> </w:t>
      </w:r>
      <w:r w:rsidRPr="0099514C">
        <w:rPr>
          <w:b/>
        </w:rPr>
        <w:t>index start</w:t>
      </w:r>
      <w:r>
        <w:rPr>
          <w:b/>
        </w:rPr>
        <w:t>s</w:t>
      </w:r>
      <w:r w:rsidRPr="0099514C">
        <w:rPr>
          <w:b/>
        </w:rPr>
        <w:t xml:space="preserve"> from 1 to </w:t>
      </w:r>
      <w:ins w:id="155" w:author="SLC 147" w:date="2019-03-25T15:58:00Z">
        <w:r w:rsidR="009130E4">
          <w:rPr>
            <w:b/>
          </w:rPr>
          <w:t>number of uncompleted task</w:t>
        </w:r>
        <w:r w:rsidR="00A46B09">
          <w:rPr>
            <w:b/>
          </w:rPr>
          <w:t>(s)</w:t>
        </w:r>
      </w:ins>
      <w:del w:id="156" w:author="SLC 147" w:date="2019-03-25T15:58:00Z">
        <w:r w:rsidRPr="0099514C" w:rsidDel="009130E4">
          <w:rPr>
            <w:b/>
          </w:rPr>
          <w:delText xml:space="preserve">book </w:delText>
        </w:r>
        <w:r w:rsidDel="009130E4">
          <w:rPr>
            <w:b/>
          </w:rPr>
          <w:delText xml:space="preserve">list </w:delText>
        </w:r>
        <w:r w:rsidRPr="0099514C" w:rsidDel="009130E4">
          <w:rPr>
            <w:b/>
          </w:rPr>
          <w:delText>data size</w:delText>
        </w:r>
      </w:del>
      <w:r>
        <w:t xml:space="preserve">.  </w:t>
      </w:r>
    </w:p>
    <w:p w14:paraId="0EFD44C7" w14:textId="50919DD0" w:rsidR="001B7737" w:rsidRDefault="004E15E3" w:rsidP="00187C89">
      <w:pPr>
        <w:keepNext/>
        <w:tabs>
          <w:tab w:val="left" w:pos="1980"/>
        </w:tabs>
        <w:spacing w:line="276" w:lineRule="auto"/>
        <w:jc w:val="center"/>
      </w:pPr>
      <w:del w:id="157" w:author="SLC 062" w:date="2019-03-25T18:50:00Z">
        <w:r w:rsidDel="004D7F9B">
          <w:rPr>
            <w:noProof/>
          </w:rPr>
          <w:drawing>
            <wp:inline distT="0" distB="0" distL="0" distR="0" wp14:anchorId="7C00C0D4" wp14:editId="19841C87">
              <wp:extent cx="5943600" cy="2519097"/>
              <wp:effectExtent l="19050" t="19050" r="0" b="0"/>
              <wp:docPr id="16" name="Picture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Screenshot_5.png"/>
                      <pic:cNvPicPr/>
                    </pic:nvPicPr>
                    <pic:blipFill rotWithShape="1">
                      <a:blip r:embed="rId2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-1" t="-1" r="-121292" b="3543"/>
                      <a:stretch/>
                    </pic:blipFill>
                    <pic:spPr bwMode="auto">
                      <a:xfrm>
                        <a:off x="0" y="0"/>
                        <a:ext cx="5943600" cy="2519097"/>
                      </a:xfrm>
                      <a:prstGeom prst="rect">
                        <a:avLst/>
                      </a:prstGeom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158" w:author="SLC 062" w:date="2019-03-25T18:50:00Z">
        <w:r w:rsidR="004D7F9B">
          <w:rPr>
            <w:noProof/>
          </w:rPr>
          <w:drawing>
            <wp:inline distT="0" distB="0" distL="0" distR="0" wp14:anchorId="7D601764" wp14:editId="301EF340">
              <wp:extent cx="5258534" cy="3829584"/>
              <wp:effectExtent l="19050" t="19050" r="18415" b="19050"/>
              <wp:docPr id="20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Screenshot_7.png"/>
                      <pic:cNvPicPr/>
                    </pic:nvPicPr>
                    <pic:blipFill>
                      <a:blip r:embed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58534" cy="3829584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10E6B3EA" w14:textId="17D6C3CA" w:rsidR="00433736" w:rsidRPr="00280484" w:rsidRDefault="001B7737">
      <w:pPr>
        <w:pStyle w:val="Caption"/>
        <w:spacing w:after="0" w:line="360" w:lineRule="auto"/>
        <w:jc w:val="center"/>
        <w:rPr>
          <w:b/>
          <w:i w:val="0"/>
          <w:color w:val="auto"/>
          <w:rPrChange w:id="159" w:author="SLC 062" w:date="2019-03-25T18:53:00Z">
            <w:rPr>
              <w:b/>
            </w:rPr>
          </w:rPrChange>
        </w:rPr>
      </w:pPr>
      <w:r w:rsidRPr="00187C89">
        <w:rPr>
          <w:b/>
          <w:i w:val="0"/>
          <w:color w:val="auto"/>
        </w:rPr>
        <w:t xml:space="preserve">Figure </w:t>
      </w:r>
      <w:del w:id="160" w:author="SLC 062" w:date="2019-03-25T18:51:00Z">
        <w:r w:rsidRPr="00187C89" w:rsidDel="00715E56">
          <w:rPr>
            <w:b/>
            <w:i w:val="0"/>
            <w:color w:val="auto"/>
          </w:rPr>
          <w:fldChar w:fldCharType="begin"/>
        </w:r>
        <w:r w:rsidRPr="00187C89" w:rsidDel="00715E56">
          <w:rPr>
            <w:b/>
            <w:i w:val="0"/>
            <w:color w:val="auto"/>
          </w:rPr>
          <w:delInstrText xml:space="preserve"> SEQ Figure \* ARABIC </w:delInstrText>
        </w:r>
        <w:r w:rsidRPr="00187C89" w:rsidDel="00715E56">
          <w:rPr>
            <w:b/>
            <w:i w:val="0"/>
            <w:color w:val="auto"/>
          </w:rPr>
          <w:fldChar w:fldCharType="separate"/>
        </w:r>
        <w:r w:rsidRPr="00187C89" w:rsidDel="00715E56">
          <w:rPr>
            <w:b/>
            <w:i w:val="0"/>
            <w:noProof/>
            <w:color w:val="auto"/>
          </w:rPr>
          <w:delText>9</w:delText>
        </w:r>
        <w:r w:rsidRPr="00187C89" w:rsidDel="00715E56">
          <w:rPr>
            <w:b/>
            <w:i w:val="0"/>
            <w:color w:val="auto"/>
          </w:rPr>
          <w:fldChar w:fldCharType="end"/>
        </w:r>
      </w:del>
      <w:ins w:id="161" w:author="SLC 062" w:date="2019-03-25T18:51:00Z">
        <w:r w:rsidR="00715E56">
          <w:rPr>
            <w:b/>
            <w:i w:val="0"/>
            <w:color w:val="auto"/>
          </w:rPr>
          <w:t>7</w:t>
        </w:r>
      </w:ins>
      <w:r w:rsidRPr="00187C89">
        <w:rPr>
          <w:b/>
          <w:i w:val="0"/>
          <w:color w:val="auto"/>
        </w:rPr>
        <w:t xml:space="preserve">. </w:t>
      </w:r>
      <w:ins w:id="162" w:author="SLC 062" w:date="2019-03-25T18:51:00Z">
        <w:r w:rsidR="00715E56">
          <w:rPr>
            <w:b/>
            <w:i w:val="0"/>
            <w:color w:val="auto"/>
          </w:rPr>
          <w:t>View uncompleted task</w:t>
        </w:r>
      </w:ins>
      <w:del w:id="163" w:author="SLC 062" w:date="2019-03-25T18:51:00Z">
        <w:r w:rsidRPr="00187C89" w:rsidDel="00715E56">
          <w:rPr>
            <w:b/>
            <w:i w:val="0"/>
            <w:color w:val="auto"/>
          </w:rPr>
          <w:delText>Delete book</w:delText>
        </w:r>
      </w:del>
    </w:p>
    <w:p w14:paraId="3A6A5CB9" w14:textId="583478E0" w:rsidR="00433736" w:rsidRDefault="00433736" w:rsidP="0025563E">
      <w:pPr>
        <w:pStyle w:val="ListParagraph"/>
        <w:numPr>
          <w:ilvl w:val="0"/>
          <w:numId w:val="15"/>
        </w:numPr>
        <w:tabs>
          <w:tab w:val="left" w:pos="1980"/>
        </w:tabs>
        <w:spacing w:line="360" w:lineRule="auto"/>
        <w:jc w:val="both"/>
        <w:rPr>
          <w:ins w:id="164" w:author="SLC 062" w:date="2019-03-25T18:53:00Z"/>
          <w:b/>
        </w:rPr>
      </w:pPr>
      <w:r>
        <w:t xml:space="preserve">After </w:t>
      </w:r>
      <w:ins w:id="165" w:author="SLC 147" w:date="2019-03-25T15:58:00Z">
        <w:r w:rsidR="00DA7B72">
          <w:t>the process</w:t>
        </w:r>
      </w:ins>
      <w:del w:id="166" w:author="SLC 147" w:date="2019-03-25T15:58:00Z">
        <w:r w:rsidDel="00DA7B72">
          <w:delText xml:space="preserve">book deletion </w:delText>
        </w:r>
      </w:del>
      <w:ins w:id="167" w:author="SLC 147" w:date="2019-03-25T15:58:00Z">
        <w:r w:rsidR="00DA7B72">
          <w:t xml:space="preserve"> </w:t>
        </w:r>
      </w:ins>
      <w:r>
        <w:t xml:space="preserve">has been </w:t>
      </w:r>
      <w:r w:rsidRPr="00187C89">
        <w:rPr>
          <w:b/>
        </w:rPr>
        <w:t>completed successfully</w:t>
      </w:r>
      <w:r>
        <w:t xml:space="preserve">, </w:t>
      </w:r>
      <w:r>
        <w:rPr>
          <w:b/>
        </w:rPr>
        <w:t xml:space="preserve">Update the </w:t>
      </w:r>
      <w:ins w:id="168" w:author="SLC 147" w:date="2019-03-25T15:58:00Z">
        <w:r w:rsidR="003D775D">
          <w:rPr>
            <w:b/>
          </w:rPr>
          <w:t xml:space="preserve">task’s </w:t>
        </w:r>
        <w:r w:rsidR="009E34C7">
          <w:rPr>
            <w:b/>
          </w:rPr>
          <w:t xml:space="preserve">status </w:t>
        </w:r>
        <w:r w:rsidR="009E34C7" w:rsidRPr="009E34C7">
          <w:rPr>
            <w:rPrChange w:id="169" w:author="SLC 147" w:date="2019-03-25T15:58:00Z">
              <w:rPr>
                <w:b/>
              </w:rPr>
            </w:rPrChange>
          </w:rPr>
          <w:t>to</w:t>
        </w:r>
        <w:r w:rsidR="009E34C7">
          <w:rPr>
            <w:b/>
          </w:rPr>
          <w:t xml:space="preserve"> </w:t>
        </w:r>
        <w:r w:rsidR="009E34C7">
          <w:t>“</w:t>
        </w:r>
        <w:r w:rsidR="009E34C7">
          <w:rPr>
            <w:b/>
          </w:rPr>
          <w:t>Done</w:t>
        </w:r>
        <w:r w:rsidR="009E34C7">
          <w:t>”</w:t>
        </w:r>
      </w:ins>
      <w:del w:id="170" w:author="SLC 147" w:date="2019-03-25T15:58:00Z">
        <w:r w:rsidDel="003D775D">
          <w:rPr>
            <w:b/>
          </w:rPr>
          <w:delText>data</w:delText>
        </w:r>
      </w:del>
      <w:r>
        <w:rPr>
          <w:b/>
        </w:rPr>
        <w:t xml:space="preserve"> </w:t>
      </w:r>
      <w:ins w:id="171" w:author="SLC 062" w:date="2019-03-25T18:54:00Z">
        <w:r w:rsidR="00280484">
          <w:rPr>
            <w:b/>
          </w:rPr>
          <w:t xml:space="preserve">using </w:t>
        </w:r>
        <w:proofErr w:type="spellStart"/>
        <w:r w:rsidR="00280484">
          <w:rPr>
            <w:b/>
          </w:rPr>
          <w:t>KThread</w:t>
        </w:r>
        <w:proofErr w:type="spellEnd"/>
        <w:r w:rsidR="00280484">
          <w:rPr>
            <w:b/>
          </w:rPr>
          <w:t xml:space="preserve"> </w:t>
        </w:r>
      </w:ins>
      <w:del w:id="172" w:author="SLC 147" w:date="2019-03-25T15:59:00Z">
        <w:r w:rsidDel="009F7010">
          <w:delText xml:space="preserve">in </w:delText>
        </w:r>
        <w:r w:rsidR="004D1EDA" w:rsidRPr="00BD7AA8" w:rsidDel="0083793D">
          <w:delText>file</w:delText>
        </w:r>
        <w:r w:rsidR="004D1EDA" w:rsidDel="0083793D">
          <w:delText xml:space="preserve"> </w:delText>
        </w:r>
        <w:r w:rsidDel="0083793D">
          <w:delText>“</w:delText>
        </w:r>
        <w:r w:rsidRPr="000B5489" w:rsidDel="0083793D">
          <w:rPr>
            <w:b/>
          </w:rPr>
          <w:delText>BookList.txt</w:delText>
        </w:r>
        <w:r w:rsidDel="0083793D">
          <w:delText xml:space="preserve">” </w:delText>
        </w:r>
      </w:del>
      <w:r>
        <w:t xml:space="preserve">and direct the user back </w:t>
      </w:r>
      <w:r w:rsidRPr="00187C89">
        <w:rPr>
          <w:b/>
        </w:rPr>
        <w:t>to the main menu</w:t>
      </w:r>
      <w:r w:rsidRPr="00130F9F">
        <w:rPr>
          <w:b/>
        </w:rPr>
        <w:t>.</w:t>
      </w:r>
    </w:p>
    <w:p w14:paraId="75A7B5C8" w14:textId="77777777" w:rsidR="00280484" w:rsidRPr="00280484" w:rsidRDefault="00280484">
      <w:pPr>
        <w:pStyle w:val="ListParagraph"/>
        <w:rPr>
          <w:ins w:id="173" w:author="SLC 062" w:date="2019-03-25T18:53:00Z"/>
          <w:b/>
          <w:i/>
        </w:rPr>
        <w:pPrChange w:id="174" w:author="SLC 062" w:date="2019-03-25T18:53:00Z">
          <w:pPr>
            <w:pStyle w:val="ListParagraph"/>
            <w:numPr>
              <w:numId w:val="15"/>
            </w:numPr>
            <w:ind w:hanging="360"/>
            <w:jc w:val="center"/>
          </w:pPr>
        </w:pPrChange>
      </w:pPr>
      <w:ins w:id="175" w:author="SLC 062" w:date="2019-03-25T18:53:00Z">
        <w:r>
          <w:rPr>
            <w:noProof/>
          </w:rPr>
          <w:drawing>
            <wp:inline distT="0" distB="0" distL="0" distR="0" wp14:anchorId="14D436AC" wp14:editId="2C422094">
              <wp:extent cx="6096851" cy="943107"/>
              <wp:effectExtent l="19050" t="19050" r="18415" b="28575"/>
              <wp:docPr id="21" name="Pictur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Screenshot_8.png"/>
                      <pic:cNvPicPr/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851" cy="943107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1F9720EC" w14:textId="50899ADE" w:rsidR="00280484" w:rsidRPr="00280484" w:rsidRDefault="00280484">
      <w:pPr>
        <w:pStyle w:val="Caption"/>
        <w:spacing w:after="0" w:line="360" w:lineRule="auto"/>
        <w:ind w:left="720"/>
        <w:jc w:val="center"/>
        <w:rPr>
          <w:b/>
          <w:rPrChange w:id="176" w:author="SLC 062" w:date="2019-03-25T18:53:00Z">
            <w:rPr/>
          </w:rPrChange>
        </w:rPr>
        <w:pPrChange w:id="177" w:author="SLC 062" w:date="2019-03-25T18:53:00Z">
          <w:pPr>
            <w:pStyle w:val="ListParagraph"/>
            <w:numPr>
              <w:numId w:val="15"/>
            </w:numPr>
            <w:tabs>
              <w:tab w:val="left" w:pos="1980"/>
            </w:tabs>
            <w:spacing w:line="360" w:lineRule="auto"/>
            <w:ind w:hanging="360"/>
            <w:jc w:val="both"/>
          </w:pPr>
        </w:pPrChange>
      </w:pPr>
      <w:ins w:id="178" w:author="SLC 062" w:date="2019-03-25T18:53:00Z">
        <w:r w:rsidRPr="00187C89">
          <w:rPr>
            <w:b/>
            <w:i w:val="0"/>
            <w:color w:val="auto"/>
          </w:rPr>
          <w:t xml:space="preserve">Figure </w:t>
        </w:r>
        <w:r>
          <w:rPr>
            <w:b/>
            <w:i w:val="0"/>
            <w:color w:val="auto"/>
          </w:rPr>
          <w:t>8</w:t>
        </w:r>
        <w:r w:rsidRPr="00187C89">
          <w:rPr>
            <w:b/>
            <w:i w:val="0"/>
            <w:color w:val="auto"/>
          </w:rPr>
          <w:t xml:space="preserve">. </w:t>
        </w:r>
        <w:r>
          <w:rPr>
            <w:b/>
            <w:i w:val="0"/>
            <w:color w:val="auto"/>
          </w:rPr>
          <w:t>Complete task</w:t>
        </w:r>
      </w:ins>
    </w:p>
    <w:p w14:paraId="1D73FCA7" w14:textId="77777777" w:rsidR="00433736" w:rsidRDefault="00433736" w:rsidP="00433736">
      <w:pPr>
        <w:pStyle w:val="ListParagraph"/>
        <w:numPr>
          <w:ilvl w:val="0"/>
          <w:numId w:val="12"/>
        </w:numPr>
        <w:tabs>
          <w:tab w:val="left" w:pos="1980"/>
        </w:tabs>
        <w:spacing w:line="360" w:lineRule="auto"/>
        <w:rPr>
          <w:b/>
        </w:rPr>
      </w:pPr>
      <w:r>
        <w:rPr>
          <w:b/>
        </w:rPr>
        <w:t>Exit</w:t>
      </w:r>
    </w:p>
    <w:p w14:paraId="7E4B5215" w14:textId="4A02A13D" w:rsidR="00A64417" w:rsidRDefault="00433736" w:rsidP="00A64417">
      <w:pPr>
        <w:spacing w:line="360" w:lineRule="auto"/>
        <w:ind w:left="360" w:firstLine="360"/>
        <w:jc w:val="both"/>
        <w:rPr>
          <w:noProof/>
        </w:rPr>
      </w:pPr>
      <w:r w:rsidRPr="00E32007">
        <w:t>If the user choose</w:t>
      </w:r>
      <w:r>
        <w:t>s</w:t>
      </w:r>
      <w:r w:rsidRPr="00E32007">
        <w:t xml:space="preserve"> </w:t>
      </w:r>
      <w:r>
        <w:t xml:space="preserve">the forth </w:t>
      </w:r>
      <w:r w:rsidRPr="009D48D3">
        <w:rPr>
          <w:b/>
        </w:rPr>
        <w:t>Menu (Exit),</w:t>
      </w:r>
      <w:r>
        <w:t xml:space="preserve"> the application will </w:t>
      </w:r>
      <w:r w:rsidRPr="009D48D3">
        <w:rPr>
          <w:b/>
        </w:rPr>
        <w:t xml:space="preserve">print tick of time </w:t>
      </w:r>
      <w:ins w:id="179" w:author="SLC 147" w:date="2019-03-25T15:59:00Z">
        <w:r w:rsidR="009D7B9D">
          <w:rPr>
            <w:b/>
          </w:rPr>
          <w:t>in second</w:t>
        </w:r>
        <w:r w:rsidR="00EF7AAB">
          <w:rPr>
            <w:b/>
          </w:rPr>
          <w:t xml:space="preserve"> </w:t>
        </w:r>
      </w:ins>
      <w:r w:rsidRPr="009D48D3">
        <w:rPr>
          <w:b/>
        </w:rPr>
        <w:t xml:space="preserve">using </w:t>
      </w:r>
      <w:r w:rsidR="005B5200">
        <w:rPr>
          <w:b/>
        </w:rPr>
        <w:t xml:space="preserve">a </w:t>
      </w:r>
      <w:r w:rsidRPr="005B5200">
        <w:rPr>
          <w:b/>
          <w:noProof/>
        </w:rPr>
        <w:t>timer</w:t>
      </w:r>
      <w:ins w:id="180" w:author="Adrian Prajna" w:date="2020-12-15T11:47:00Z">
        <w:r w:rsidR="00B30A04">
          <w:t>.</w:t>
        </w:r>
      </w:ins>
      <w:ins w:id="181" w:author="SLC 062" w:date="2019-03-25T18:54:00Z">
        <w:del w:id="182" w:author="Adrian Prajna" w:date="2020-12-15T11:47:00Z">
          <w:r w:rsidR="009C4B7C" w:rsidDel="00B30A04">
            <w:delText xml:space="preserve"> and</w:delText>
          </w:r>
        </w:del>
      </w:ins>
      <w:ins w:id="183" w:author="SLC 147" w:date="2019-03-25T15:59:00Z">
        <w:del w:id="184" w:author="Adrian Prajna" w:date="2020-12-15T11:47:00Z">
          <w:r w:rsidR="00C519C0" w:rsidDel="00B30A04">
            <w:delText xml:space="preserve">, </w:delText>
          </w:r>
          <w:r w:rsidR="00C519C0" w:rsidDel="00B30A04">
            <w:rPr>
              <w:b/>
            </w:rPr>
            <w:delText xml:space="preserve">save all tasks data to </w:delText>
          </w:r>
        </w:del>
      </w:ins>
      <w:ins w:id="185" w:author="SLC 147" w:date="2019-03-25T16:00:00Z">
        <w:del w:id="186" w:author="Adrian Prajna" w:date="2020-12-15T11:47:00Z">
          <w:r w:rsidR="00C519C0" w:rsidDel="00B30A04">
            <w:delText>“</w:delText>
          </w:r>
          <w:r w:rsidR="00C519C0" w:rsidDel="00B30A04">
            <w:rPr>
              <w:b/>
            </w:rPr>
            <w:delText>task.txt</w:delText>
          </w:r>
          <w:r w:rsidR="00C519C0" w:rsidDel="00B30A04">
            <w:delText>”</w:delText>
          </w:r>
          <w:r w:rsidR="00655613" w:rsidDel="00B30A04">
            <w:delText>,  and</w:delText>
          </w:r>
        </w:del>
      </w:ins>
      <w:del w:id="187" w:author="Adrian Prajna" w:date="2020-12-15T11:47:00Z">
        <w:r w:rsidDel="00B30A04">
          <w:rPr>
            <w:b/>
          </w:rPr>
          <w:delText xml:space="preserve"> </w:delText>
        </w:r>
        <w:r w:rsidRPr="000B5489" w:rsidDel="00B30A04">
          <w:delText>and</w:delText>
        </w:r>
        <w:r w:rsidDel="00B30A04">
          <w:rPr>
            <w:b/>
          </w:rPr>
          <w:delText xml:space="preserve"> </w:delText>
        </w:r>
        <w:r w:rsidRPr="00187C89" w:rsidDel="00B30A04">
          <w:delText xml:space="preserve">show </w:delText>
        </w:r>
        <w:r w:rsidDel="00B30A04">
          <w:rPr>
            <w:b/>
          </w:rPr>
          <w:delText xml:space="preserve">the user a message </w:delText>
        </w:r>
        <w:r w:rsidRPr="00187C89" w:rsidDel="00B30A04">
          <w:delText>that says: “</w:delText>
        </w:r>
        <w:r w:rsidRPr="009D48D3" w:rsidDel="00B30A04">
          <w:rPr>
            <w:b/>
          </w:rPr>
          <w:delText>Thanks for using this Application!</w:delText>
        </w:r>
        <w:r w:rsidRPr="00187C89" w:rsidDel="00B30A04">
          <w:delText>”.</w:delText>
        </w:r>
        <w:r w:rsidR="004E15E3" w:rsidRPr="00996FA1" w:rsidDel="00B30A04">
          <w:rPr>
            <w:noProof/>
          </w:rPr>
          <w:delText xml:space="preserve"> </w:delText>
        </w:r>
      </w:del>
    </w:p>
    <w:p w14:paraId="4998137E" w14:textId="1309841A" w:rsidR="001B7737" w:rsidRDefault="004E15E3" w:rsidP="00187C89">
      <w:pPr>
        <w:keepNext/>
        <w:spacing w:line="276" w:lineRule="auto"/>
        <w:jc w:val="center"/>
      </w:pPr>
      <w:del w:id="188" w:author="SLC 062" w:date="2019-03-25T18:54:00Z">
        <w:r w:rsidDel="00EA4815">
          <w:rPr>
            <w:noProof/>
          </w:rPr>
          <w:drawing>
            <wp:inline distT="0" distB="0" distL="0" distR="0" wp14:anchorId="16269BFB" wp14:editId="5E82210F">
              <wp:extent cx="5943600" cy="313156"/>
              <wp:effectExtent l="19050" t="19050" r="0" b="0"/>
              <wp:docPr id="17" name="Pictur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Screenshot_7.png"/>
                      <pic:cNvPicPr/>
                    </pic:nvPicPr>
                    <pic:blipFill rotWithShape="1">
                      <a:blip r:embed="rId2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-756" t="5058" r="-106894" b="36321"/>
                      <a:stretch/>
                    </pic:blipFill>
                    <pic:spPr bwMode="auto">
                      <a:xfrm>
                        <a:off x="0" y="0"/>
                        <a:ext cx="5943600" cy="313156"/>
                      </a:xfrm>
                      <a:prstGeom prst="rect">
                        <a:avLst/>
                      </a:prstGeom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189" w:author="SLC 062" w:date="2019-03-25T18:54:00Z">
        <w:r w:rsidR="00EA4815">
          <w:rPr>
            <w:noProof/>
          </w:rPr>
          <w:drawing>
            <wp:inline distT="0" distB="0" distL="0" distR="0" wp14:anchorId="6F1D8AE5" wp14:editId="3D2858AA">
              <wp:extent cx="5811061" cy="285790"/>
              <wp:effectExtent l="19050" t="19050" r="18415" b="19050"/>
              <wp:docPr id="22" name="Picture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Screenshot_9.png"/>
                      <pic:cNvPicPr/>
                    </pic:nvPicPr>
                    <pic:blipFill>
                      <a:blip r:embed="rId2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11061" cy="28579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05B0452C" w14:textId="413DCEA4" w:rsidR="00433736" w:rsidRPr="00187C89" w:rsidRDefault="001B7737" w:rsidP="00187C89">
      <w:pPr>
        <w:pStyle w:val="Caption"/>
        <w:spacing w:after="0" w:line="360" w:lineRule="auto"/>
        <w:jc w:val="center"/>
        <w:rPr>
          <w:b/>
        </w:rPr>
      </w:pPr>
      <w:r w:rsidRPr="00187C89">
        <w:rPr>
          <w:b/>
          <w:i w:val="0"/>
          <w:color w:val="auto"/>
        </w:rPr>
        <w:t xml:space="preserve">Figure </w:t>
      </w:r>
      <w:del w:id="190" w:author="SLC 062" w:date="2019-03-25T18:54:00Z">
        <w:r w:rsidRPr="00187C89" w:rsidDel="00EA4815">
          <w:rPr>
            <w:b/>
            <w:i w:val="0"/>
            <w:color w:val="auto"/>
          </w:rPr>
          <w:fldChar w:fldCharType="begin"/>
        </w:r>
        <w:r w:rsidRPr="00187C89" w:rsidDel="00EA4815">
          <w:rPr>
            <w:b/>
            <w:i w:val="0"/>
            <w:color w:val="auto"/>
          </w:rPr>
          <w:delInstrText xml:space="preserve"> SEQ Figure \* ARABIC </w:delInstrText>
        </w:r>
        <w:r w:rsidRPr="00187C89" w:rsidDel="00EA4815">
          <w:rPr>
            <w:b/>
            <w:i w:val="0"/>
            <w:color w:val="auto"/>
          </w:rPr>
          <w:fldChar w:fldCharType="separate"/>
        </w:r>
        <w:r w:rsidRPr="00187C89" w:rsidDel="00EA4815">
          <w:rPr>
            <w:b/>
            <w:i w:val="0"/>
            <w:noProof/>
            <w:color w:val="auto"/>
          </w:rPr>
          <w:delText>10</w:delText>
        </w:r>
        <w:r w:rsidRPr="00187C89" w:rsidDel="00EA4815">
          <w:rPr>
            <w:b/>
            <w:i w:val="0"/>
            <w:color w:val="auto"/>
          </w:rPr>
          <w:fldChar w:fldCharType="end"/>
        </w:r>
      </w:del>
      <w:ins w:id="191" w:author="SLC 062" w:date="2019-03-25T18:54:00Z">
        <w:r w:rsidR="00EA4815">
          <w:rPr>
            <w:b/>
            <w:i w:val="0"/>
            <w:color w:val="auto"/>
          </w:rPr>
          <w:t>9</w:t>
        </w:r>
      </w:ins>
      <w:r w:rsidRPr="00187C89">
        <w:rPr>
          <w:b/>
          <w:i w:val="0"/>
          <w:color w:val="auto"/>
        </w:rPr>
        <w:t>. Exit</w:t>
      </w:r>
    </w:p>
    <w:p w14:paraId="17B27567" w14:textId="77777777" w:rsidR="00162F62" w:rsidRPr="00162F62" w:rsidRDefault="00162F62" w:rsidP="00433736">
      <w:pPr>
        <w:rPr>
          <w:i/>
          <w:sz w:val="20"/>
          <w:szCs w:val="20"/>
        </w:rPr>
      </w:pPr>
    </w:p>
    <w:sectPr w:rsidR="00162F62" w:rsidRPr="00162F62" w:rsidSect="00706D1C">
      <w:headerReference w:type="default" r:id="rId27"/>
      <w:footerReference w:type="default" r:id="rId28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684185" w14:textId="77777777" w:rsidR="0032611C" w:rsidRDefault="0032611C">
      <w:r>
        <w:separator/>
      </w:r>
    </w:p>
  </w:endnote>
  <w:endnote w:type="continuationSeparator" w:id="0">
    <w:p w14:paraId="5A5DF75F" w14:textId="77777777" w:rsidR="0032611C" w:rsidRDefault="00326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3676D4" w14:textId="5A6EF4FF" w:rsidR="00BE24B4" w:rsidRPr="00D32597" w:rsidRDefault="00B01505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2630B7B" wp14:editId="6B6D47F8">
              <wp:simplePos x="0" y="0"/>
              <wp:positionH relativeFrom="column">
                <wp:posOffset>0</wp:posOffset>
              </wp:positionH>
              <wp:positionV relativeFrom="paragraph">
                <wp:posOffset>135255</wp:posOffset>
              </wp:positionV>
              <wp:extent cx="6629400" cy="0"/>
              <wp:effectExtent l="5715" t="6985" r="13335" b="12065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34420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65pt" to="522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hzEwIAACg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"/>
          </w:pict>
        </mc:Fallback>
      </mc:AlternateContent>
    </w:r>
  </w:p>
  <w:p w14:paraId="42796A93" w14:textId="77777777" w:rsidR="00BE24B4" w:rsidRDefault="00BE24B4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46FA4EC9" w14:textId="77777777" w:rsidR="00BE24B4" w:rsidRPr="00A34D50" w:rsidRDefault="00BE24B4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201D15" w14:textId="77777777" w:rsidR="0032611C" w:rsidRDefault="0032611C">
      <w:r>
        <w:separator/>
      </w:r>
    </w:p>
  </w:footnote>
  <w:footnote w:type="continuationSeparator" w:id="0">
    <w:p w14:paraId="14EF23AE" w14:textId="77777777" w:rsidR="0032611C" w:rsidRDefault="00326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9EB881" w14:textId="77777777" w:rsidR="00BE24B4" w:rsidRPr="007B11BC" w:rsidRDefault="00BE24B4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0F260B">
      <w:rPr>
        <w:sz w:val="20"/>
        <w:szCs w:val="20"/>
      </w:rPr>
      <w:t>7</w:t>
    </w:r>
  </w:p>
  <w:p w14:paraId="0C190429" w14:textId="77777777" w:rsidR="00BE24B4" w:rsidRPr="00B15614" w:rsidRDefault="00BE24B4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C13D76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E2C27"/>
    <w:multiLevelType w:val="hybridMultilevel"/>
    <w:tmpl w:val="FFF03B4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164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EBE34B1"/>
    <w:multiLevelType w:val="hybridMultilevel"/>
    <w:tmpl w:val="A9E8B01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16479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736C7C4E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937D4"/>
    <w:multiLevelType w:val="hybridMultilevel"/>
    <w:tmpl w:val="DDDE2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36D6E"/>
    <w:multiLevelType w:val="hybridMultilevel"/>
    <w:tmpl w:val="A6F0B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C0023"/>
    <w:multiLevelType w:val="hybridMultilevel"/>
    <w:tmpl w:val="CE9A8624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63F04B1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811E39"/>
    <w:multiLevelType w:val="hybridMultilevel"/>
    <w:tmpl w:val="325EB5D8"/>
    <w:lvl w:ilvl="0" w:tplc="63AE6D44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CFA1C3F"/>
    <w:multiLevelType w:val="hybridMultilevel"/>
    <w:tmpl w:val="C15A0C2E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B3473FE"/>
    <w:multiLevelType w:val="hybridMultilevel"/>
    <w:tmpl w:val="D0A046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881097"/>
    <w:multiLevelType w:val="hybridMultilevel"/>
    <w:tmpl w:val="325EB5D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3C6C34B9"/>
    <w:multiLevelType w:val="hybridMultilevel"/>
    <w:tmpl w:val="19169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68808A4"/>
    <w:multiLevelType w:val="hybridMultilevel"/>
    <w:tmpl w:val="447E22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A061D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C23AB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7A46D4"/>
    <w:multiLevelType w:val="hybridMultilevel"/>
    <w:tmpl w:val="325EB5D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6755755C"/>
    <w:multiLevelType w:val="hybridMultilevel"/>
    <w:tmpl w:val="D15C7012"/>
    <w:lvl w:ilvl="0" w:tplc="CCBCC2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6F3624"/>
    <w:multiLevelType w:val="hybridMultilevel"/>
    <w:tmpl w:val="6922A7B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74D7E"/>
    <w:multiLevelType w:val="hybridMultilevel"/>
    <w:tmpl w:val="E9807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12"/>
  </w:num>
  <w:num w:numId="5">
    <w:abstractNumId w:val="6"/>
  </w:num>
  <w:num w:numId="6">
    <w:abstractNumId w:val="10"/>
  </w:num>
  <w:num w:numId="7">
    <w:abstractNumId w:val="9"/>
  </w:num>
  <w:num w:numId="8">
    <w:abstractNumId w:val="13"/>
  </w:num>
  <w:num w:numId="9">
    <w:abstractNumId w:val="1"/>
  </w:num>
  <w:num w:numId="10">
    <w:abstractNumId w:val="4"/>
  </w:num>
  <w:num w:numId="11">
    <w:abstractNumId w:val="14"/>
  </w:num>
  <w:num w:numId="12">
    <w:abstractNumId w:val="7"/>
  </w:num>
  <w:num w:numId="13">
    <w:abstractNumId w:val="3"/>
  </w:num>
  <w:num w:numId="14">
    <w:abstractNumId w:val="2"/>
  </w:num>
  <w:num w:numId="15">
    <w:abstractNumId w:val="15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LC 062">
    <w15:presenceInfo w15:providerId="None" w15:userId="SLC 062"/>
  </w15:person>
  <w15:person w15:author="Adrian Prajna">
    <w15:presenceInfo w15:providerId="Windows Live" w15:userId="ba235bf6f0c3dc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cyNbIwMjKwsDQ1sTBR0lEKTi0uzszPAykwqwUALfrRKiwAAAA="/>
  </w:docVars>
  <w:rsids>
    <w:rsidRoot w:val="00F7250C"/>
    <w:rsid w:val="0000110D"/>
    <w:rsid w:val="000012C2"/>
    <w:rsid w:val="000054EA"/>
    <w:rsid w:val="00006AF4"/>
    <w:rsid w:val="000077C8"/>
    <w:rsid w:val="00017B48"/>
    <w:rsid w:val="00031810"/>
    <w:rsid w:val="00037EEF"/>
    <w:rsid w:val="00042D51"/>
    <w:rsid w:val="000539FD"/>
    <w:rsid w:val="00057FEB"/>
    <w:rsid w:val="000741D7"/>
    <w:rsid w:val="0007489A"/>
    <w:rsid w:val="000803D9"/>
    <w:rsid w:val="000820C4"/>
    <w:rsid w:val="00091ABE"/>
    <w:rsid w:val="00096A74"/>
    <w:rsid w:val="000A3516"/>
    <w:rsid w:val="000A5169"/>
    <w:rsid w:val="000B276E"/>
    <w:rsid w:val="000B617A"/>
    <w:rsid w:val="000C2105"/>
    <w:rsid w:val="000C5CE2"/>
    <w:rsid w:val="000D7339"/>
    <w:rsid w:val="000E3FEE"/>
    <w:rsid w:val="000E7661"/>
    <w:rsid w:val="000E7DFF"/>
    <w:rsid w:val="000F260B"/>
    <w:rsid w:val="001042DF"/>
    <w:rsid w:val="00104795"/>
    <w:rsid w:val="00141F2B"/>
    <w:rsid w:val="0015388A"/>
    <w:rsid w:val="00162F62"/>
    <w:rsid w:val="0017071F"/>
    <w:rsid w:val="00170795"/>
    <w:rsid w:val="00176C19"/>
    <w:rsid w:val="00187C89"/>
    <w:rsid w:val="00192525"/>
    <w:rsid w:val="001A1F8D"/>
    <w:rsid w:val="001A3C9B"/>
    <w:rsid w:val="001B69A0"/>
    <w:rsid w:val="001B7737"/>
    <w:rsid w:val="001D4081"/>
    <w:rsid w:val="001E0220"/>
    <w:rsid w:val="001E3069"/>
    <w:rsid w:val="001F46C2"/>
    <w:rsid w:val="00206143"/>
    <w:rsid w:val="002066EE"/>
    <w:rsid w:val="00221214"/>
    <w:rsid w:val="002234F2"/>
    <w:rsid w:val="002471AD"/>
    <w:rsid w:val="00247344"/>
    <w:rsid w:val="00247A28"/>
    <w:rsid w:val="0025563E"/>
    <w:rsid w:val="00260FE3"/>
    <w:rsid w:val="002612B9"/>
    <w:rsid w:val="00267C8F"/>
    <w:rsid w:val="00271E37"/>
    <w:rsid w:val="00280484"/>
    <w:rsid w:val="00286DF6"/>
    <w:rsid w:val="00297B81"/>
    <w:rsid w:val="002B2630"/>
    <w:rsid w:val="002B7C1C"/>
    <w:rsid w:val="002E1C86"/>
    <w:rsid w:val="002F3BA5"/>
    <w:rsid w:val="003003EB"/>
    <w:rsid w:val="003060E0"/>
    <w:rsid w:val="00314445"/>
    <w:rsid w:val="0032611C"/>
    <w:rsid w:val="003419B2"/>
    <w:rsid w:val="003463BF"/>
    <w:rsid w:val="0034661D"/>
    <w:rsid w:val="00351645"/>
    <w:rsid w:val="00356A90"/>
    <w:rsid w:val="0035760A"/>
    <w:rsid w:val="00362AE2"/>
    <w:rsid w:val="00381BA6"/>
    <w:rsid w:val="0039539F"/>
    <w:rsid w:val="003979D0"/>
    <w:rsid w:val="003C23D0"/>
    <w:rsid w:val="003D20AA"/>
    <w:rsid w:val="003D775D"/>
    <w:rsid w:val="003E10BF"/>
    <w:rsid w:val="00416A82"/>
    <w:rsid w:val="00425918"/>
    <w:rsid w:val="00433736"/>
    <w:rsid w:val="00445760"/>
    <w:rsid w:val="00451A63"/>
    <w:rsid w:val="0046588D"/>
    <w:rsid w:val="004669A8"/>
    <w:rsid w:val="00467BD7"/>
    <w:rsid w:val="004769C9"/>
    <w:rsid w:val="00486A37"/>
    <w:rsid w:val="00493C80"/>
    <w:rsid w:val="00494D1C"/>
    <w:rsid w:val="004B483A"/>
    <w:rsid w:val="004B5B1A"/>
    <w:rsid w:val="004C3B30"/>
    <w:rsid w:val="004D1EDA"/>
    <w:rsid w:val="004D7F9B"/>
    <w:rsid w:val="004E15E3"/>
    <w:rsid w:val="004F48C3"/>
    <w:rsid w:val="004F59FC"/>
    <w:rsid w:val="00502119"/>
    <w:rsid w:val="00502BC5"/>
    <w:rsid w:val="00507B5C"/>
    <w:rsid w:val="0051046B"/>
    <w:rsid w:val="005127D7"/>
    <w:rsid w:val="0051295D"/>
    <w:rsid w:val="0051412C"/>
    <w:rsid w:val="0053440C"/>
    <w:rsid w:val="005413B0"/>
    <w:rsid w:val="00543D1A"/>
    <w:rsid w:val="0054414F"/>
    <w:rsid w:val="005453D5"/>
    <w:rsid w:val="005470F4"/>
    <w:rsid w:val="005573C5"/>
    <w:rsid w:val="00562CE7"/>
    <w:rsid w:val="00567283"/>
    <w:rsid w:val="0057288B"/>
    <w:rsid w:val="005819D2"/>
    <w:rsid w:val="005835FB"/>
    <w:rsid w:val="005915E6"/>
    <w:rsid w:val="005A4CF6"/>
    <w:rsid w:val="005B292E"/>
    <w:rsid w:val="005B4DCE"/>
    <w:rsid w:val="005B5200"/>
    <w:rsid w:val="005C4380"/>
    <w:rsid w:val="005D1462"/>
    <w:rsid w:val="005D5F43"/>
    <w:rsid w:val="005E05E5"/>
    <w:rsid w:val="005E0C99"/>
    <w:rsid w:val="005E4259"/>
    <w:rsid w:val="005F02D9"/>
    <w:rsid w:val="005F17C9"/>
    <w:rsid w:val="00603B3D"/>
    <w:rsid w:val="00611480"/>
    <w:rsid w:val="00612864"/>
    <w:rsid w:val="0061571F"/>
    <w:rsid w:val="00635409"/>
    <w:rsid w:val="006439C8"/>
    <w:rsid w:val="00652BF6"/>
    <w:rsid w:val="00655613"/>
    <w:rsid w:val="0066445D"/>
    <w:rsid w:val="00670F1F"/>
    <w:rsid w:val="0067125D"/>
    <w:rsid w:val="00675BA7"/>
    <w:rsid w:val="0067617D"/>
    <w:rsid w:val="0067622A"/>
    <w:rsid w:val="00676FD8"/>
    <w:rsid w:val="00685576"/>
    <w:rsid w:val="006A5D6B"/>
    <w:rsid w:val="006B5D4E"/>
    <w:rsid w:val="006B63A3"/>
    <w:rsid w:val="006D415B"/>
    <w:rsid w:val="006F67D7"/>
    <w:rsid w:val="006F7E48"/>
    <w:rsid w:val="00703AED"/>
    <w:rsid w:val="00706D1C"/>
    <w:rsid w:val="007072D0"/>
    <w:rsid w:val="00707782"/>
    <w:rsid w:val="007105F5"/>
    <w:rsid w:val="00715E56"/>
    <w:rsid w:val="00725439"/>
    <w:rsid w:val="0073103F"/>
    <w:rsid w:val="00731EA7"/>
    <w:rsid w:val="00732611"/>
    <w:rsid w:val="00767610"/>
    <w:rsid w:val="00780A61"/>
    <w:rsid w:val="007847CE"/>
    <w:rsid w:val="0079373B"/>
    <w:rsid w:val="00794D75"/>
    <w:rsid w:val="00796E58"/>
    <w:rsid w:val="007B11BC"/>
    <w:rsid w:val="007B2B5A"/>
    <w:rsid w:val="007D10CA"/>
    <w:rsid w:val="007D7BE0"/>
    <w:rsid w:val="007E2F1C"/>
    <w:rsid w:val="007F5349"/>
    <w:rsid w:val="007F5B75"/>
    <w:rsid w:val="00801F89"/>
    <w:rsid w:val="00802FB1"/>
    <w:rsid w:val="00811899"/>
    <w:rsid w:val="00814BEE"/>
    <w:rsid w:val="00822113"/>
    <w:rsid w:val="00822CBD"/>
    <w:rsid w:val="00824CE9"/>
    <w:rsid w:val="00825011"/>
    <w:rsid w:val="00832BDA"/>
    <w:rsid w:val="0083793D"/>
    <w:rsid w:val="00846123"/>
    <w:rsid w:val="008552F6"/>
    <w:rsid w:val="00855997"/>
    <w:rsid w:val="00857588"/>
    <w:rsid w:val="008632FA"/>
    <w:rsid w:val="00870812"/>
    <w:rsid w:val="00871578"/>
    <w:rsid w:val="00883821"/>
    <w:rsid w:val="00885D14"/>
    <w:rsid w:val="00892020"/>
    <w:rsid w:val="008A5A07"/>
    <w:rsid w:val="008A5BD2"/>
    <w:rsid w:val="008A655D"/>
    <w:rsid w:val="008C4717"/>
    <w:rsid w:val="008C7A38"/>
    <w:rsid w:val="008D41E0"/>
    <w:rsid w:val="008D614D"/>
    <w:rsid w:val="008D6AA2"/>
    <w:rsid w:val="008E1C34"/>
    <w:rsid w:val="008E407E"/>
    <w:rsid w:val="008E7B10"/>
    <w:rsid w:val="008F0988"/>
    <w:rsid w:val="008F1A98"/>
    <w:rsid w:val="0090313A"/>
    <w:rsid w:val="009130E4"/>
    <w:rsid w:val="00920B39"/>
    <w:rsid w:val="00921591"/>
    <w:rsid w:val="009317F1"/>
    <w:rsid w:val="009341F2"/>
    <w:rsid w:val="00934F43"/>
    <w:rsid w:val="0093602C"/>
    <w:rsid w:val="00936EF3"/>
    <w:rsid w:val="0094206D"/>
    <w:rsid w:val="00945086"/>
    <w:rsid w:val="009477AC"/>
    <w:rsid w:val="00951930"/>
    <w:rsid w:val="009647ED"/>
    <w:rsid w:val="009901F5"/>
    <w:rsid w:val="0099487D"/>
    <w:rsid w:val="00996837"/>
    <w:rsid w:val="00996FA1"/>
    <w:rsid w:val="0099745B"/>
    <w:rsid w:val="009976D7"/>
    <w:rsid w:val="009A7BCC"/>
    <w:rsid w:val="009C0AB8"/>
    <w:rsid w:val="009C0D7A"/>
    <w:rsid w:val="009C451B"/>
    <w:rsid w:val="009C4931"/>
    <w:rsid w:val="009C4B7C"/>
    <w:rsid w:val="009D7B9D"/>
    <w:rsid w:val="009E013E"/>
    <w:rsid w:val="009E34C7"/>
    <w:rsid w:val="009E793C"/>
    <w:rsid w:val="009F348B"/>
    <w:rsid w:val="009F6A34"/>
    <w:rsid w:val="009F7010"/>
    <w:rsid w:val="00A11EE2"/>
    <w:rsid w:val="00A22A44"/>
    <w:rsid w:val="00A23D0C"/>
    <w:rsid w:val="00A25747"/>
    <w:rsid w:val="00A342C4"/>
    <w:rsid w:val="00A34D50"/>
    <w:rsid w:val="00A43527"/>
    <w:rsid w:val="00A46B09"/>
    <w:rsid w:val="00A578CF"/>
    <w:rsid w:val="00A64417"/>
    <w:rsid w:val="00A71F33"/>
    <w:rsid w:val="00A92AEF"/>
    <w:rsid w:val="00AA1595"/>
    <w:rsid w:val="00AA3173"/>
    <w:rsid w:val="00AB0B65"/>
    <w:rsid w:val="00AB74DE"/>
    <w:rsid w:val="00AD2518"/>
    <w:rsid w:val="00AD3919"/>
    <w:rsid w:val="00AD5069"/>
    <w:rsid w:val="00AE5D87"/>
    <w:rsid w:val="00B01505"/>
    <w:rsid w:val="00B03612"/>
    <w:rsid w:val="00B049CA"/>
    <w:rsid w:val="00B0767B"/>
    <w:rsid w:val="00B144E6"/>
    <w:rsid w:val="00B15614"/>
    <w:rsid w:val="00B30A04"/>
    <w:rsid w:val="00B342BA"/>
    <w:rsid w:val="00B363C5"/>
    <w:rsid w:val="00B4343A"/>
    <w:rsid w:val="00B44185"/>
    <w:rsid w:val="00B545BA"/>
    <w:rsid w:val="00B55312"/>
    <w:rsid w:val="00B55490"/>
    <w:rsid w:val="00B55F90"/>
    <w:rsid w:val="00B663EA"/>
    <w:rsid w:val="00B731BB"/>
    <w:rsid w:val="00B84031"/>
    <w:rsid w:val="00B84237"/>
    <w:rsid w:val="00B871D3"/>
    <w:rsid w:val="00B879CA"/>
    <w:rsid w:val="00B90626"/>
    <w:rsid w:val="00B94057"/>
    <w:rsid w:val="00BB21A1"/>
    <w:rsid w:val="00BD4448"/>
    <w:rsid w:val="00BD5077"/>
    <w:rsid w:val="00BE24B4"/>
    <w:rsid w:val="00BE2C66"/>
    <w:rsid w:val="00BE462E"/>
    <w:rsid w:val="00BF0197"/>
    <w:rsid w:val="00C0601F"/>
    <w:rsid w:val="00C07B1E"/>
    <w:rsid w:val="00C13E32"/>
    <w:rsid w:val="00C21A44"/>
    <w:rsid w:val="00C3104C"/>
    <w:rsid w:val="00C37980"/>
    <w:rsid w:val="00C519C0"/>
    <w:rsid w:val="00C5470B"/>
    <w:rsid w:val="00C5576D"/>
    <w:rsid w:val="00C639A1"/>
    <w:rsid w:val="00C658BD"/>
    <w:rsid w:val="00C9141A"/>
    <w:rsid w:val="00C94BC0"/>
    <w:rsid w:val="00C958AC"/>
    <w:rsid w:val="00C9734B"/>
    <w:rsid w:val="00C97E9E"/>
    <w:rsid w:val="00CA35BE"/>
    <w:rsid w:val="00CB13D8"/>
    <w:rsid w:val="00CB78B7"/>
    <w:rsid w:val="00CC3977"/>
    <w:rsid w:val="00CE6613"/>
    <w:rsid w:val="00CF142C"/>
    <w:rsid w:val="00D0172B"/>
    <w:rsid w:val="00D032DD"/>
    <w:rsid w:val="00D04099"/>
    <w:rsid w:val="00D044F9"/>
    <w:rsid w:val="00D14412"/>
    <w:rsid w:val="00D212D6"/>
    <w:rsid w:val="00D32597"/>
    <w:rsid w:val="00D40699"/>
    <w:rsid w:val="00D42554"/>
    <w:rsid w:val="00D74D2C"/>
    <w:rsid w:val="00D809CA"/>
    <w:rsid w:val="00D8237D"/>
    <w:rsid w:val="00D83D89"/>
    <w:rsid w:val="00D86F59"/>
    <w:rsid w:val="00D97B73"/>
    <w:rsid w:val="00DA5C57"/>
    <w:rsid w:val="00DA7B72"/>
    <w:rsid w:val="00DB1956"/>
    <w:rsid w:val="00DE5055"/>
    <w:rsid w:val="00DF249B"/>
    <w:rsid w:val="00DF7A48"/>
    <w:rsid w:val="00DF7C89"/>
    <w:rsid w:val="00E0596C"/>
    <w:rsid w:val="00E25050"/>
    <w:rsid w:val="00E31B75"/>
    <w:rsid w:val="00E3219E"/>
    <w:rsid w:val="00E3718D"/>
    <w:rsid w:val="00E40E9B"/>
    <w:rsid w:val="00E44BDC"/>
    <w:rsid w:val="00E63E36"/>
    <w:rsid w:val="00E64CF3"/>
    <w:rsid w:val="00E65BFC"/>
    <w:rsid w:val="00E83321"/>
    <w:rsid w:val="00E860CE"/>
    <w:rsid w:val="00E86169"/>
    <w:rsid w:val="00E87067"/>
    <w:rsid w:val="00E8712F"/>
    <w:rsid w:val="00EA4815"/>
    <w:rsid w:val="00EA4BED"/>
    <w:rsid w:val="00EA70BA"/>
    <w:rsid w:val="00EB6722"/>
    <w:rsid w:val="00EB7A83"/>
    <w:rsid w:val="00EC672D"/>
    <w:rsid w:val="00ED0F73"/>
    <w:rsid w:val="00ED2CD4"/>
    <w:rsid w:val="00ED2CDB"/>
    <w:rsid w:val="00EE6FB1"/>
    <w:rsid w:val="00EF4D7F"/>
    <w:rsid w:val="00EF7AAB"/>
    <w:rsid w:val="00F0188B"/>
    <w:rsid w:val="00F26858"/>
    <w:rsid w:val="00F4265B"/>
    <w:rsid w:val="00F605B7"/>
    <w:rsid w:val="00F659B7"/>
    <w:rsid w:val="00F7250C"/>
    <w:rsid w:val="00F75178"/>
    <w:rsid w:val="00F80792"/>
    <w:rsid w:val="00F865BD"/>
    <w:rsid w:val="00F9442C"/>
    <w:rsid w:val="00F95761"/>
    <w:rsid w:val="00F97492"/>
    <w:rsid w:val="00F97E53"/>
    <w:rsid w:val="00FA589D"/>
    <w:rsid w:val="00FA75C8"/>
    <w:rsid w:val="00FC458D"/>
    <w:rsid w:val="00FD2C52"/>
    <w:rsid w:val="00FE22B8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4128C50"/>
  <w15:docId w15:val="{F954EE0D-6CE3-4E98-ABB0-04D3BE025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33736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433736"/>
    <w:pPr>
      <w:spacing w:after="200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5D5F43"/>
    <w:rPr>
      <w:sz w:val="24"/>
      <w:szCs w:val="24"/>
    </w:rPr>
  </w:style>
  <w:style w:type="table" w:styleId="TableGrid">
    <w:name w:val="Table Grid"/>
    <w:basedOn w:val="TableNormal"/>
    <w:rsid w:val="00D83D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37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90CF6B64F3634BA01388C649772BEA" ma:contentTypeVersion="0" ma:contentTypeDescription="Create a new document." ma:contentTypeScope="" ma:versionID="a7813cccadbcddf98fc0fecf51f9a9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8EB632-7677-46D0-AFCE-B9F43C4BFB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0E6513-1090-43F2-8B04-516ED380C6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7E8D498-597A-4009-86D6-3185E7220F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</Template>
  <TotalTime>64</TotalTime>
  <Pages>1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subject/>
  <dc:creator>Master</dc:creator>
  <cp:keywords/>
  <dc:description/>
  <cp:lastModifiedBy>EDWARD</cp:lastModifiedBy>
  <cp:revision>15</cp:revision>
  <cp:lastPrinted>2012-09-10T04:38:00Z</cp:lastPrinted>
  <dcterms:created xsi:type="dcterms:W3CDTF">2019-03-25T08:43:00Z</dcterms:created>
  <dcterms:modified xsi:type="dcterms:W3CDTF">2021-01-06T11:56:00Z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0x0101003E90CF6B64F3634BA01388C649772BEA</vt:lpwstr>
  </property>
</Properties>
</file>